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360"/>
        <w:jc w:val="center"/>
        <w:rPr>
          <w:rFonts w:ascii="宋体" w:hAnsi="宋体" w:eastAsia="宋体" w:cs="宋体"/>
          <w:b/>
          <w:b/>
          <w:bCs/>
          <w:color w:val="auto"/>
          <w:kern w:val="0"/>
          <w:sz w:val="32"/>
          <w:szCs w:val="32"/>
        </w:rPr>
      </w:pPr>
      <w:r>
        <w:rPr>
          <w:rFonts w:ascii="宋体" w:hAnsi="宋体" w:cs="宋体" w:eastAsia="宋体"/>
          <w:b/>
          <w:bCs/>
          <w:color w:val="auto"/>
          <w:kern w:val="0"/>
          <w:sz w:val="32"/>
          <w:szCs w:val="32"/>
          <w:lang w:val="zh-TW"/>
        </w:rPr>
        <w:t>新能源汽车充电</w:t>
      </w:r>
      <w:r>
        <w:rPr>
          <w:rFonts w:ascii="宋体" w:hAnsi="宋体" w:cs="宋体" w:eastAsia="宋体"/>
          <w:b/>
          <w:bCs/>
          <w:color w:val="auto"/>
          <w:kern w:val="0"/>
          <w:sz w:val="32"/>
          <w:szCs w:val="32"/>
        </w:rPr>
        <w:t>桩合作协议</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rPr>
      </w:pPr>
      <w:r>
        <w:rPr>
          <w:rFonts w:eastAsia="宋体" w:cs="宋体" w:ascii="宋体" w:hAnsi="宋体"/>
          <w:color w:val="auto"/>
          <w:kern w:val="0"/>
        </w:rPr>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rPr>
      </w:pPr>
      <w:r>
        <w:rPr>
          <w:rFonts w:eastAsia="宋体" w:cs="宋体" w:ascii="宋体" w:hAnsi="宋体"/>
          <w:color w:val="auto"/>
          <w:kern w:val="0"/>
        </w:rPr>
      </w:r>
    </w:p>
    <w:p>
      <w:pPr>
        <w:pStyle w:val="Normal"/>
        <w:ind w:firstLine="480"/>
        <w:rPr>
          <w:rFonts w:ascii="宋体" w:hAnsi="宋体" w:eastAsia="宋体" w:cs="宋体"/>
          <w:color w:val="auto"/>
          <w:kern w:val="0"/>
        </w:rPr>
      </w:pPr>
      <w:r>
        <w:rPr>
          <w:rFonts w:ascii="宋体" w:hAnsi="宋体" w:cs="宋体"/>
          <w:color w:val="auto"/>
          <w:kern w:val="0"/>
        </w:rPr>
        <w:t>甲方：广东源通商业管理有限公司</w:t>
      </w:r>
    </w:p>
    <w:p>
      <w:pPr>
        <w:pStyle w:val="Normal"/>
        <w:rPr>
          <w:rFonts w:ascii="宋体" w:hAnsi="宋体" w:eastAsia="宋体" w:cs="宋体"/>
          <w:color w:val="auto"/>
          <w:kern w:val="0"/>
          <w:lang w:val="en-US" w:eastAsia="zh-CN"/>
        </w:rPr>
      </w:pPr>
      <w:r>
        <w:rPr>
          <w:rFonts w:ascii="宋体" w:hAnsi="宋体" w:cs="宋体"/>
          <w:color w:val="auto"/>
          <w:kern w:val="0"/>
          <w:lang w:val="en-US" w:eastAsia="zh-CN"/>
        </w:rPr>
        <w:t xml:space="preserve">                                </w:t>
      </w:r>
    </w:p>
    <w:p>
      <w:pPr>
        <w:pStyle w:val="Normal"/>
        <w:ind w:firstLine="480"/>
        <w:rPr>
          <w:rFonts w:ascii="宋体" w:hAnsi="宋体" w:eastAsia="宋体" w:cs="宋体"/>
          <w:color w:val="auto"/>
          <w:kern w:val="0"/>
        </w:rPr>
      </w:pPr>
      <w:r>
        <w:rPr>
          <w:rFonts w:ascii="宋体" w:hAnsi="宋体" w:cs="宋体"/>
          <w:color w:val="auto"/>
          <w:kern w:val="0"/>
        </w:rPr>
        <w:t>地址：广州市番禺区番禺展贸东路</w:t>
      </w:r>
      <w:r>
        <w:rPr>
          <w:rFonts w:eastAsia="宋体" w:cs="宋体" w:ascii="宋体" w:hAnsi="宋体"/>
          <w:color w:val="auto"/>
          <w:kern w:val="0"/>
        </w:rPr>
        <w:t>200</w:t>
      </w:r>
      <w:r>
        <w:rPr>
          <w:rFonts w:ascii="宋体" w:hAnsi="宋体" w:cs="宋体"/>
          <w:color w:val="auto"/>
          <w:kern w:val="0"/>
        </w:rPr>
        <w:t>号</w:t>
      </w:r>
      <w:r>
        <w:rPr>
          <w:rFonts w:eastAsia="宋体" w:cs="宋体" w:ascii="宋体" w:hAnsi="宋体"/>
          <w:color w:val="auto"/>
          <w:kern w:val="0"/>
        </w:rPr>
        <w:t>3</w:t>
      </w:r>
      <w:r>
        <w:rPr>
          <w:rFonts w:ascii="宋体" w:hAnsi="宋体" w:cs="宋体"/>
          <w:color w:val="auto"/>
          <w:kern w:val="0"/>
        </w:rPr>
        <w:t>栋</w:t>
      </w:r>
      <w:r>
        <w:rPr>
          <w:rFonts w:eastAsia="宋体" w:cs="宋体" w:ascii="宋体" w:hAnsi="宋体"/>
          <w:color w:val="auto"/>
          <w:kern w:val="0"/>
        </w:rPr>
        <w:t>3168</w:t>
      </w:r>
      <w:r>
        <w:rPr>
          <w:rFonts w:ascii="宋体" w:hAnsi="宋体" w:cs="宋体"/>
          <w:color w:val="auto"/>
          <w:kern w:val="0"/>
        </w:rPr>
        <w:t>房</w:t>
      </w:r>
    </w:p>
    <w:p>
      <w:pPr>
        <w:pStyle w:val="Normal"/>
        <w:rPr>
          <w:rFonts w:ascii="宋体" w:hAnsi="宋体" w:eastAsia="宋体" w:cs="宋体"/>
          <w:color w:val="auto"/>
          <w:kern w:val="0"/>
          <w:lang w:val="en-US" w:eastAsia="zh-CN"/>
        </w:rPr>
      </w:pPr>
      <w:r>
        <w:rPr>
          <w:rFonts w:ascii="宋体" w:hAnsi="宋体" w:cs="宋体"/>
          <w:color w:val="auto"/>
          <w:kern w:val="0"/>
          <w:lang w:val="en-US" w:eastAsia="zh-CN"/>
        </w:rPr>
        <w:t xml:space="preserve">                                 </w:t>
      </w:r>
    </w:p>
    <w:p>
      <w:pPr>
        <w:pStyle w:val="Normal"/>
        <w:ind w:firstLine="480"/>
        <w:rPr>
          <w:rFonts w:ascii="宋体" w:hAnsi="宋体" w:eastAsia="宋体" w:cs="宋体"/>
          <w:color w:val="auto"/>
          <w:kern w:val="0"/>
          <w:lang w:val="en-US" w:eastAsia="zh-CN"/>
        </w:rPr>
      </w:pPr>
      <w:r>
        <w:rPr>
          <w:rFonts w:ascii="宋体" w:hAnsi="宋体" w:cs="宋体"/>
          <w:color w:val="auto"/>
          <w:kern w:val="0"/>
        </w:rPr>
        <w:t>联系人：</w:t>
      </w:r>
      <w:r>
        <w:rPr>
          <w:rFonts w:ascii="宋体" w:hAnsi="宋体" w:cs="宋体"/>
          <w:color w:val="auto"/>
          <w:kern w:val="0"/>
          <w:lang w:val="en-US" w:eastAsia="zh-CN"/>
        </w:rPr>
        <w:t xml:space="preserve"> 梁浩康              </w:t>
      </w:r>
    </w:p>
    <w:p>
      <w:pPr>
        <w:pStyle w:val="Normal"/>
        <w:ind w:firstLine="480"/>
        <w:rPr>
          <w:rFonts w:ascii="宋体" w:hAnsi="宋体" w:eastAsia="宋体" w:cs="宋体"/>
          <w:color w:val="auto"/>
          <w:kern w:val="0"/>
          <w:lang w:val="en-US" w:eastAsia="zh-CN"/>
        </w:rPr>
      </w:pPr>
      <w:r>
        <w:rPr>
          <w:rFonts w:ascii="宋体" w:hAnsi="宋体" w:cs="宋体"/>
          <w:color w:val="auto"/>
          <w:kern w:val="0"/>
        </w:rPr>
        <w:t>联系电话</w:t>
      </w:r>
      <w:bookmarkStart w:id="0" w:name="_Hlk135748214"/>
      <w:r>
        <w:rPr>
          <w:rFonts w:ascii="宋体" w:hAnsi="宋体" w:cs="宋体"/>
          <w:color w:val="auto"/>
          <w:kern w:val="0"/>
        </w:rPr>
        <w:t>：</w:t>
      </w:r>
      <w:bookmarkEnd w:id="0"/>
      <w:r>
        <w:rPr>
          <w:rFonts w:eastAsia="宋体" w:cs="宋体" w:ascii="宋体" w:hAnsi="宋体"/>
          <w:color w:val="auto"/>
          <w:kern w:val="0"/>
        </w:rPr>
        <w:t>15710886226</w:t>
      </w:r>
      <w:r>
        <w:rPr>
          <w:rFonts w:eastAsia="宋体" w:cs="宋体" w:ascii="宋体" w:hAnsi="宋体"/>
          <w:color w:val="auto"/>
          <w:kern w:val="0"/>
          <w:lang w:val="en-US" w:eastAsia="zh-CN"/>
        </w:rPr>
        <w:t xml:space="preserve">            </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u w:val="single"/>
          <w:lang w:val="zh-TW" w:eastAsia="zh-TW"/>
        </w:rPr>
      </w:pPr>
      <w:r>
        <w:rPr>
          <w:rFonts w:eastAsia="宋体" w:cs="宋体" w:ascii="宋体" w:hAnsi="宋体"/>
          <w:color w:val="auto"/>
          <w:kern w:val="0"/>
          <w:u w:val="single"/>
          <w:lang w:val="zh-TW" w:eastAsia="zh-TW"/>
        </w:rPr>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u w:val="single"/>
        </w:rPr>
      </w:pPr>
      <w:r>
        <w:rPr>
          <w:rFonts w:ascii="宋体" w:hAnsi="宋体" w:cs="宋体" w:eastAsia="宋体"/>
          <w:color w:val="auto"/>
          <w:kern w:val="0"/>
        </w:rPr>
        <w:t>乙方：广东铠达科技有限公司</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u w:val="single"/>
        </w:rPr>
      </w:pPr>
      <w:r>
        <w:rPr>
          <w:rFonts w:ascii="宋体" w:hAnsi="宋体" w:cs="宋体" w:eastAsia="宋体"/>
          <w:color w:val="auto"/>
          <w:kern w:val="0"/>
        </w:rPr>
        <w:t>地址：广州市天河区吉山新路街自编</w:t>
      </w:r>
      <w:r>
        <w:rPr>
          <w:rFonts w:eastAsia="宋体" w:cs="宋体" w:ascii="宋体" w:hAnsi="宋体"/>
          <w:color w:val="auto"/>
          <w:kern w:val="0"/>
        </w:rPr>
        <w:t>24</w:t>
      </w:r>
      <w:r>
        <w:rPr>
          <w:rFonts w:ascii="宋体" w:hAnsi="宋体" w:cs="宋体" w:eastAsia="宋体"/>
          <w:color w:val="auto"/>
          <w:kern w:val="0"/>
        </w:rPr>
        <w:t>号</w:t>
      </w:r>
      <w:r>
        <w:rPr>
          <w:rFonts w:eastAsia="宋体" w:cs="宋体" w:ascii="宋体" w:hAnsi="宋体"/>
          <w:color w:val="auto"/>
          <w:kern w:val="0"/>
        </w:rPr>
        <w:t>2</w:t>
      </w:r>
      <w:r>
        <w:rPr>
          <w:rFonts w:ascii="宋体" w:hAnsi="宋体" w:cs="宋体" w:eastAsia="宋体"/>
          <w:color w:val="auto"/>
          <w:kern w:val="0"/>
        </w:rPr>
        <w:t>栋二单元二楼</w:t>
      </w:r>
      <w:r>
        <w:rPr>
          <w:rFonts w:eastAsia="宋体" w:cs="宋体" w:ascii="宋体" w:hAnsi="宋体"/>
          <w:color w:val="auto"/>
          <w:kern w:val="0"/>
        </w:rPr>
        <w:t>201-1</w:t>
      </w:r>
      <w:r>
        <w:rPr>
          <w:rFonts w:ascii="宋体" w:hAnsi="宋体" w:cs="宋体" w:eastAsia="宋体"/>
          <w:color w:val="auto"/>
          <w:kern w:val="0"/>
        </w:rPr>
        <w:t>房</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u w:val="single"/>
        </w:rPr>
      </w:pPr>
      <w:r>
        <w:rPr>
          <w:rFonts w:ascii="宋体" w:hAnsi="宋体" w:cs="宋体" w:eastAsia="宋体"/>
          <w:color w:val="auto"/>
          <w:kern w:val="0"/>
        </w:rPr>
        <w:t>联系人：林先生</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u w:val="single"/>
        </w:rPr>
      </w:pPr>
      <w:r>
        <w:rPr>
          <w:rFonts w:ascii="宋体" w:hAnsi="宋体" w:cs="宋体" w:eastAsia="宋体"/>
          <w:color w:val="auto"/>
          <w:kern w:val="0"/>
        </w:rPr>
        <w:t>联系电话：</w:t>
      </w:r>
      <w:r>
        <w:rPr>
          <w:rFonts w:eastAsia="宋体" w:cs="宋体" w:ascii="宋体" w:hAnsi="宋体"/>
          <w:color w:val="auto"/>
          <w:kern w:val="0"/>
        </w:rPr>
        <w:t>13826010812</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82"/>
        <w:jc w:val="left"/>
        <w:rPr>
          <w:rFonts w:ascii="宋体" w:hAnsi="宋体" w:eastAsia="宋体" w:cs="宋体"/>
          <w:b/>
          <w:b/>
          <w:bCs/>
          <w:color w:val="auto"/>
          <w:kern w:val="0"/>
          <w:sz w:val="24"/>
          <w:szCs w:val="24"/>
          <w:lang w:val="zh-TW" w:eastAsia="zh-TW"/>
        </w:rPr>
      </w:pPr>
      <w:r>
        <w:rPr>
          <w:rFonts w:eastAsia="宋体" w:cs="宋体" w:ascii="宋体" w:hAnsi="宋体"/>
          <w:b/>
          <w:bCs/>
          <w:color w:val="auto"/>
          <w:kern w:val="0"/>
          <w:sz w:val="24"/>
          <w:szCs w:val="24"/>
          <w:lang w:val="zh-TW" w:eastAsia="zh-TW"/>
        </w:rPr>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82"/>
        <w:jc w:val="left"/>
        <w:rPr>
          <w:rFonts w:ascii="宋体" w:hAnsi="宋体" w:eastAsia="宋体" w:cs="宋体"/>
          <w:b/>
          <w:b/>
          <w:bCs/>
          <w:color w:val="auto"/>
          <w:kern w:val="0"/>
          <w:sz w:val="24"/>
          <w:szCs w:val="24"/>
          <w:lang w:val="zh-TW" w:eastAsia="zh-TW"/>
        </w:rPr>
      </w:pPr>
      <w:r>
        <w:rPr>
          <w:rFonts w:eastAsia="宋体" w:cs="宋体" w:ascii="宋体" w:hAnsi="宋体"/>
          <w:b/>
          <w:bCs/>
          <w:color w:val="auto"/>
          <w:kern w:val="0"/>
          <w:sz w:val="24"/>
          <w:szCs w:val="24"/>
          <w:lang w:val="zh-TW" w:eastAsia="zh-TW"/>
        </w:rPr>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rPr>
      </w:pPr>
      <w:del w:id="0" w:author="未知作者" w:date="2026-04-08T11:42:20Z">
        <w:r>
          <w:rPr>
            <w:rFonts w:ascii="宋体" w:hAnsi="宋体" w:cs="宋体" w:eastAsia="宋体"/>
            <w:color w:val="auto"/>
            <w:kern w:val="0"/>
          </w:rPr>
          <w:delText>鉴于，根据《中华人民共和国民法典》及相关法律法规的规定，甲、乙双方就新能源汽车充电桩具体合作项目协商一致，达成本协议。</w:delText>
        </w:r>
      </w:del>
      <w:ins w:id="1" w:author="未知作者" w:date="2026-04-08T11:42:20Z">
        <w:r>
          <w:rPr>
            <w:rFonts w:ascii="宋体" w:hAnsi="宋体" w:cs="宋体" w:eastAsia="宋体"/>
            <w:color w:val="auto"/>
            <w:kern w:val="0"/>
          </w:rPr>
          <w:t>鉴于：甲方对本协议附件一载明的物业项目具有合法管理权，乙方有意在该项目内投资、安装、运营新能源汽车充电桩。根据《中华人民共和国民法典》及相关法律法规规定，甲乙双方经平等协商一致，达成本协议。</w:t>
        </w:r>
      </w:ins>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rPr>
      </w:pPr>
      <w:r>
        <w:rPr>
          <w:rFonts w:eastAsia="宋体" w:cs="宋体" w:ascii="宋体" w:hAnsi="宋体"/>
          <w:color w:val="auto"/>
          <w:kern w:val="0"/>
        </w:rPr>
      </w:r>
    </w:p>
    <w:p>
      <w:pPr>
        <w:pStyle w:val="A"/>
        <w:widowControl/>
        <w:numPr>
          <w:ilvl w:val="0"/>
          <w:numId w:val="1"/>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jc w:val="left"/>
        <w:rPr>
          <w:rFonts w:ascii="宋体" w:hAnsi="宋体" w:eastAsia="宋体" w:cs="宋体"/>
          <w:b/>
          <w:b/>
          <w:bCs/>
          <w:color w:val="auto"/>
          <w:kern w:val="0"/>
        </w:rPr>
      </w:pPr>
      <w:del w:id="2" w:author="未知作者" w:date="2026-04-08T11:42:20Z">
        <w:r>
          <w:rPr>
            <w:rFonts w:ascii="宋体" w:hAnsi="宋体" w:cs="宋体" w:eastAsia="宋体"/>
            <w:b/>
            <w:bCs/>
            <w:color w:val="auto"/>
            <w:kern w:val="0"/>
          </w:rPr>
          <w:delText xml:space="preserve">合作事项 </w:delText>
        </w:r>
      </w:del>
      <w:ins w:id="3" w:author="未知作者" w:date="2026-04-08T11:42:20Z">
        <w:r>
          <w:rPr>
            <w:rFonts w:ascii="宋体" w:hAnsi="宋体" w:cs="宋体" w:eastAsia="宋体"/>
            <w:b/>
            <w:bCs/>
            <w:color w:val="auto"/>
            <w:kern w:val="0"/>
          </w:rPr>
          <w:t>第一条 合作事项</w:t>
        </w:r>
      </w:ins>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rPr>
      </w:pPr>
      <w:del w:id="4" w:author="未知作者" w:date="2026-04-08T11:42:20Z">
        <w:r>
          <w:rPr>
            <w:rFonts w:ascii="宋体" w:hAnsi="宋体" w:cs="宋体" w:eastAsia="宋体"/>
            <w:color w:val="auto"/>
            <w:kern w:val="0"/>
          </w:rPr>
          <w:delText>甲方将其具有管理权的物业项目（见</w:delText>
        </w:r>
      </w:del>
      <w:del w:id="5" w:author="未知作者" w:date="2026-04-08T11:42:20Z">
        <w:r>
          <w:rPr>
            <w:rFonts w:ascii="宋体" w:hAnsi="宋体" w:cs="宋体" w:eastAsia="宋体"/>
            <w:bCs/>
            <w:color w:val="auto"/>
            <w:kern w:val="0"/>
          </w:rPr>
          <w:delText>本协议附件一“安装信息登记表”</w:delText>
        </w:r>
      </w:del>
      <w:del w:id="6" w:author="未知作者" w:date="2026-04-08T11:42:20Z">
        <w:r>
          <w:rPr>
            <w:rFonts w:ascii="宋体" w:hAnsi="宋体" w:cs="宋体" w:eastAsia="宋体"/>
            <w:color w:val="auto"/>
            <w:kern w:val="0"/>
          </w:rPr>
          <w:delText>）提供予乙方用于安装及经营新能源源汽车充电桩（下称“充电桩”），乙方按协议约定向甲方支付合作费用。</w:delText>
        </w:r>
      </w:del>
      <w:ins w:id="7" w:author="未知作者" w:date="2026-04-08T11:42:20Z">
        <w:r>
          <w:rPr>
            <w:rFonts w:ascii="宋体" w:hAnsi="宋体" w:cs="宋体" w:eastAsia="宋体"/>
            <w:color w:val="auto"/>
            <w:kern w:val="0"/>
          </w:rPr>
          <w:t>甲方同意在其具有管理权的物业项目内，在符合消防、安全、规划及物业管理要求的前提下，向乙方提供安装及经营新能源汽车充电桩所需的场地条件。具体安装位置、数量、功率、线路走向及配套设施，以经甲方书面确认的附件一《安装信息登记表》及施工方案为准。未经甲方书面同意，乙方不得擅自变更安装位置、数量、功率、线路走向或新增设备。乙方按本协议约定向甲方支付相关费用。</w:t>
        </w:r>
      </w:ins>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ind w:firstLine="420"/>
        <w:jc w:val="left"/>
        <w:rPr>
          <w:rFonts w:ascii="宋体" w:hAnsi="宋体" w:eastAsia="宋体" w:cs="宋体"/>
          <w:color w:val="auto"/>
          <w:kern w:val="0"/>
        </w:rPr>
      </w:pPr>
      <w:r>
        <w:rPr>
          <w:rFonts w:eastAsia="宋体" w:cs="宋体" w:ascii="宋体" w:hAnsi="宋体"/>
          <w:color w:val="auto"/>
          <w:kern w:val="0"/>
        </w:rPr>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jc w:val="left"/>
        <w:rPr>
          <w:rFonts w:ascii="宋体" w:hAnsi="宋体" w:eastAsia="宋体" w:cs="宋体"/>
          <w:b/>
          <w:b/>
          <w:bCs/>
          <w:color w:val="auto"/>
          <w:kern w:val="0"/>
        </w:rPr>
      </w:pPr>
      <w:r>
        <w:rPr>
          <w:rFonts w:ascii="宋体" w:hAnsi="宋体" w:cs="宋体" w:eastAsia="宋体"/>
          <w:b/>
          <w:bCs/>
          <w:color w:val="auto"/>
          <w:kern w:val="0"/>
        </w:rPr>
        <w:t>第二条 合作明细</w:t>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jc w:val="left"/>
        <w:rPr>
          <w:rFonts w:ascii="宋体" w:hAnsi="宋体" w:eastAsia="宋体" w:cs="宋体"/>
          <w:bCs/>
          <w:color w:val="auto"/>
          <w:kern w:val="0"/>
        </w:rPr>
      </w:pPr>
      <w:del w:id="8" w:author="未知作者" w:date="2026-04-08T11:42:20Z">
        <w:r>
          <w:rPr>
            <w:rFonts w:eastAsia="宋体" w:cs="宋体" w:ascii="宋体" w:hAnsi="宋体"/>
            <w:bCs/>
            <w:color w:val="auto"/>
            <w:kern w:val="0"/>
          </w:rPr>
          <w:delText>2</w:delText>
        </w:r>
      </w:del>
      <w:del w:id="9" w:author="未知作者" w:date="2026-04-08T11:42:20Z">
        <w:r>
          <w:rPr>
            <w:rFonts w:eastAsia="宋体" w:cs="宋体" w:ascii="宋体" w:hAnsi="宋体"/>
            <w:bCs/>
            <w:color w:val="auto"/>
            <w:kern w:val="0"/>
            <w:lang w:val="zh-TW"/>
          </w:rPr>
          <w:delText>.1</w:delText>
        </w:r>
      </w:del>
      <w:del w:id="10" w:author="未知作者" w:date="2026-04-08T11:42:20Z">
        <w:r>
          <w:rPr>
            <w:rFonts w:eastAsia="宋体" w:cs="宋体" w:ascii="宋体" w:hAnsi="宋体"/>
            <w:bCs/>
            <w:color w:val="auto"/>
            <w:kern w:val="0"/>
          </w:rPr>
          <w:delText xml:space="preserve"> </w:delText>
        </w:r>
      </w:del>
      <w:del w:id="11" w:author="未知作者" w:date="2026-04-08T11:42:20Z">
        <w:r>
          <w:rPr>
            <w:rFonts w:ascii="宋体" w:hAnsi="宋体" w:cs="宋体" w:eastAsia="宋体"/>
            <w:bCs/>
            <w:color w:val="auto"/>
            <w:kern w:val="0"/>
          </w:rPr>
          <w:delText>充电桩型号、价格、规格如下：</w:delText>
        </w:r>
      </w:del>
      <w:ins w:id="12" w:author="未知作者" w:date="2026-04-08T11:42:20Z">
        <w:r>
          <w:rPr>
            <w:rFonts w:eastAsia="宋体" w:cs="宋体" w:ascii="宋体" w:hAnsi="宋体"/>
            <w:bCs/>
            <w:color w:val="auto"/>
            <w:kern w:val="0"/>
          </w:rPr>
          <w:t xml:space="preserve">2.1 </w:t>
        </w:r>
      </w:ins>
      <w:ins w:id="13" w:author="未知作者" w:date="2026-04-08T11:42:20Z">
        <w:r>
          <w:rPr>
            <w:rFonts w:ascii="宋体" w:hAnsi="宋体" w:cs="宋体" w:eastAsia="宋体"/>
            <w:bCs/>
            <w:color w:val="auto"/>
            <w:kern w:val="0"/>
          </w:rPr>
          <w:t>充电桩型号、数量、规格如下：</w:t>
        </w:r>
      </w:ins>
    </w:p>
    <w:tbl>
      <w:tblPr>
        <w:tblStyle w:val="8"/>
        <w:tblW w:w="7673" w:type="dxa"/>
        <w:jc w:val="center"/>
        <w:tblInd w:w="0" w:type="dxa"/>
        <w:tblLayout w:type="fixed"/>
        <w:tblCellMar>
          <w:top w:w="0" w:type="dxa"/>
          <w:left w:w="108" w:type="dxa"/>
          <w:bottom w:w="0" w:type="dxa"/>
          <w:right w:w="108" w:type="dxa"/>
        </w:tblCellMar>
      </w:tblPr>
      <w:tblGrid>
        <w:gridCol w:w="708"/>
        <w:gridCol w:w="1480"/>
        <w:gridCol w:w="710"/>
        <w:gridCol w:w="1068"/>
        <w:gridCol w:w="3707"/>
      </w:tblGrid>
      <w:tr>
        <w:trPr>
          <w:trHeight w:val="682" w:hRule="atLeast"/>
        </w:trPr>
        <w:tc>
          <w:tcPr>
            <w:tcW w:w="708"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r>
              <w:rPr>
                <w:rFonts w:ascii="宋体" w:hAnsi="宋体" w:cs="宋体" w:eastAsia="宋体"/>
                <w:color w:val="auto"/>
                <w:kern w:val="0"/>
              </w:rPr>
              <w:t>序号</w:t>
            </w:r>
          </w:p>
        </w:tc>
        <w:tc>
          <w:tcPr>
            <w:tcW w:w="1480"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r>
              <w:rPr>
                <w:rFonts w:ascii="宋体" w:hAnsi="宋体" w:cs="宋体" w:eastAsia="宋体"/>
                <w:color w:val="auto"/>
                <w:kern w:val="0"/>
              </w:rPr>
              <w:t>产品型号</w:t>
            </w:r>
          </w:p>
        </w:tc>
        <w:tc>
          <w:tcPr>
            <w:tcW w:w="710"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del w:id="14" w:author="未知作者" w:date="2026-04-08T11:42:20Z">
              <w:r>
                <w:rPr>
                  <w:rFonts w:ascii="宋体" w:hAnsi="宋体" w:cs="宋体" w:eastAsia="宋体"/>
                  <w:color w:val="auto"/>
                  <w:kern w:val="0"/>
                </w:rPr>
                <w:delText>单位</w:delText>
              </w:r>
            </w:del>
            <w:ins w:id="15" w:author="未知作者" w:date="2026-04-08T11:42:20Z">
              <w:r>
                <w:rPr>
                  <w:rFonts w:ascii="宋体" w:hAnsi="宋体" w:cs="宋体" w:eastAsia="宋体"/>
                  <w:color w:val="auto"/>
                  <w:kern w:val="0"/>
                </w:rPr>
                <w:t>数量（台）</w:t>
              </w:r>
            </w:ins>
          </w:p>
        </w:tc>
        <w:tc>
          <w:tcPr>
            <w:tcW w:w="1068"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r>
              <w:rPr>
                <w:rFonts w:ascii="宋体" w:hAnsi="宋体" w:cs="宋体" w:eastAsia="宋体"/>
                <w:color w:val="auto"/>
                <w:kern w:val="0"/>
              </w:rPr>
              <w:t>单价（元）</w:t>
            </w:r>
          </w:p>
        </w:tc>
        <w:tc>
          <w:tcPr>
            <w:tcW w:w="3707"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r>
              <w:rPr>
                <w:rFonts w:ascii="宋体" w:hAnsi="宋体" w:cs="宋体" w:eastAsia="宋体"/>
                <w:color w:val="auto"/>
                <w:kern w:val="0"/>
              </w:rPr>
              <w:t>备注</w:t>
            </w:r>
          </w:p>
        </w:tc>
      </w:tr>
      <w:tr>
        <w:trPr>
          <w:trHeight w:val="711" w:hRule="atLeast"/>
        </w:trPr>
        <w:tc>
          <w:tcPr>
            <w:tcW w:w="708"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r>
              <w:rPr>
                <w:rFonts w:eastAsia="宋体" w:cs="宋体" w:ascii="宋体" w:hAnsi="宋体"/>
                <w:color w:val="auto"/>
                <w:kern w:val="0"/>
              </w:rPr>
              <w:t>1</w:t>
            </w:r>
          </w:p>
        </w:tc>
        <w:tc>
          <w:tcPr>
            <w:tcW w:w="1480"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lang w:val="en-US" w:eastAsia="zh-CN"/>
              </w:rPr>
            </w:pPr>
            <w:r>
              <w:rPr>
                <w:rFonts w:eastAsia="宋体" w:cs="宋体" w:ascii="宋体" w:hAnsi="宋体"/>
                <w:color w:val="auto"/>
                <w:kern w:val="0"/>
                <w:lang w:val="en-US" w:eastAsia="zh-CN"/>
              </w:rPr>
              <w:t>1</w:t>
            </w:r>
            <w:r>
              <w:rPr>
                <w:rFonts w:eastAsia="宋体" w:cs="宋体" w:ascii="宋体" w:hAnsi="宋体"/>
                <w:color w:val="auto"/>
                <w:kern w:val="0"/>
              </w:rPr>
              <w:t>ZA7-</w:t>
            </w:r>
            <w:r>
              <w:rPr>
                <w:rFonts w:eastAsia="宋体" w:cs="宋体" w:ascii="宋体" w:hAnsi="宋体"/>
                <w:color w:val="auto"/>
                <w:kern w:val="0"/>
                <w:lang w:val="en-US" w:eastAsia="zh-CN"/>
              </w:rPr>
              <w:t>2</w:t>
            </w:r>
          </w:p>
        </w:tc>
        <w:tc>
          <w:tcPr>
            <w:tcW w:w="710"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lang w:eastAsia="zh-CN"/>
              </w:rPr>
            </w:pPr>
            <w:r>
              <w:rPr>
                <w:rFonts w:eastAsia="宋体" w:cs="宋体" w:ascii="宋体" w:hAnsi="宋体"/>
                <w:color w:val="auto"/>
                <w:kern w:val="0"/>
                <w:lang w:val="en-US" w:eastAsia="zh-CN"/>
              </w:rPr>
              <w:t>6</w:t>
            </w:r>
          </w:p>
        </w:tc>
        <w:tc>
          <w:tcPr>
            <w:tcW w:w="1068" w:type="dxa"/>
            <w:tcBorders/>
            <w:vAlign w:val="center"/>
          </w:tcPr>
          <w:p>
            <w:pPr>
              <w:pStyle w:val="A"/>
              <w:widowControl w:val="false"/>
              <w:tabs>
                <w:tab w:val="left" w:pos="420" w:leader="none"/>
              </w:tabs>
              <w:suppressAutoHyphens w:val="true"/>
              <w:spacing w:lineRule="auto" w:line="276" w:before="0" w:after="0"/>
              <w:jc w:val="center"/>
              <w:rPr>
                <w:rFonts w:ascii="宋体" w:hAnsi="宋体" w:eastAsia="宋体" w:cs="宋体"/>
                <w:color w:val="auto"/>
                <w:kern w:val="0"/>
              </w:rPr>
            </w:pPr>
            <w:r>
              <w:rPr>
                <w:rFonts w:eastAsia="宋体" w:cs="宋体" w:ascii="宋体" w:hAnsi="宋体"/>
                <w:color w:val="auto"/>
                <w:kern w:val="0"/>
              </w:rPr>
              <w:t>/</w:t>
            </w:r>
          </w:p>
        </w:tc>
        <w:tc>
          <w:tcPr>
            <w:tcW w:w="3707" w:type="dxa"/>
            <w:tcBorders/>
            <w:vAlign w:val="center"/>
          </w:tcPr>
          <w:p>
            <w:pPr>
              <w:pStyle w:val="A"/>
              <w:widowControl w:val="false"/>
              <w:tabs>
                <w:tab w:val="left" w:pos="420" w:leader="none"/>
              </w:tabs>
              <w:suppressAutoHyphens w:val="true"/>
              <w:spacing w:lineRule="auto" w:line="276" w:before="0" w:after="0"/>
              <w:rPr>
                <w:rFonts w:ascii="宋体" w:hAnsi="宋体" w:eastAsia="宋体" w:cs="宋体"/>
                <w:color w:val="auto"/>
                <w:kern w:val="0"/>
                <w:lang w:val="zh-TW"/>
              </w:rPr>
            </w:pPr>
            <w:del w:id="16" w:author="未知作者" w:date="2026-04-08T11:42:20Z">
              <w:r>
                <w:rPr>
                  <w:rFonts w:ascii="宋体" w:hAnsi="宋体" w:cs="宋体" w:eastAsia="宋体"/>
                  <w:color w:val="auto"/>
                  <w:kern w:val="0"/>
                  <w:lang w:val="zh-TW"/>
                </w:rPr>
                <w:delText>产柱式交流充电桩</w:delText>
              </w:r>
            </w:del>
            <w:del w:id="17" w:author="未知作者" w:date="2026-04-08T11:42:20Z">
              <w:r>
                <w:rPr>
                  <w:rFonts w:eastAsia="宋体" w:cs="宋体" w:ascii="宋体" w:hAnsi="宋体"/>
                  <w:color w:val="auto"/>
                  <w:kern w:val="0"/>
                  <w:lang w:val="zh-TW"/>
                </w:rPr>
                <w:delText>.</w:delText>
              </w:r>
            </w:del>
            <w:del w:id="18" w:author="未知作者" w:date="2026-04-08T11:42:20Z">
              <w:r>
                <w:rPr>
                  <w:rFonts w:eastAsia="宋体" w:cs="宋体" w:ascii="宋体" w:hAnsi="宋体"/>
                  <w:color w:val="auto"/>
                  <w:kern w:val="0"/>
                  <w:lang w:val="en-US" w:eastAsia="zh-CN"/>
                </w:rPr>
                <w:delText>7</w:delText>
              </w:r>
            </w:del>
            <w:del w:id="19" w:author="未知作者" w:date="2026-04-08T11:42:20Z">
              <w:r>
                <w:rPr>
                  <w:rFonts w:eastAsia="宋体" w:cs="宋体" w:ascii="宋体" w:hAnsi="宋体"/>
                  <w:color w:val="auto"/>
                  <w:kern w:val="0"/>
                  <w:lang w:val="zh-TW"/>
                </w:rPr>
                <w:delText>KW</w:delText>
              </w:r>
            </w:del>
            <w:ins w:id="20" w:author="未知作者" w:date="2026-04-08T11:42:20Z">
              <w:r>
                <w:rPr>
                  <w:rFonts w:ascii="宋体" w:hAnsi="宋体" w:cs="宋体" w:eastAsia="宋体"/>
                  <w:color w:val="auto"/>
                  <w:kern w:val="0"/>
                  <w:lang w:val="zh-TW"/>
                </w:rPr>
                <w:t>立柱式交流充电桩（</w:t>
              </w:r>
            </w:ins>
            <w:ins w:id="21" w:author="未知作者" w:date="2026-04-08T11:42:20Z">
              <w:r>
                <w:rPr>
                  <w:rFonts w:eastAsia="宋体" w:cs="宋体" w:ascii="宋体" w:hAnsi="宋体"/>
                  <w:color w:val="auto"/>
                  <w:kern w:val="0"/>
                  <w:lang w:val="zh-TW"/>
                </w:rPr>
                <w:t>7KW</w:t>
              </w:r>
            </w:ins>
            <w:ins w:id="22" w:author="未知作者" w:date="2026-04-08T11:42:20Z">
              <w:r>
                <w:rPr>
                  <w:rFonts w:ascii="宋体" w:hAnsi="宋体" w:cs="宋体" w:eastAsia="宋体"/>
                  <w:color w:val="auto"/>
                  <w:kern w:val="0"/>
                  <w:lang w:val="zh-TW"/>
                </w:rPr>
                <w:t>）</w:t>
              </w:r>
            </w:ins>
          </w:p>
        </w:tc>
      </w:tr>
    </w:tbl>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jc w:val="left"/>
        <w:rPr>
          <w:rFonts w:ascii="宋体" w:hAnsi="宋体" w:eastAsia="宋体" w:cs="宋体"/>
          <w:bCs/>
          <w:color w:val="auto"/>
          <w:kern w:val="0"/>
          <w:lang w:eastAsia="zh-TW"/>
        </w:rPr>
      </w:pPr>
      <w:r>
        <w:rPr>
          <w:rFonts w:eastAsia="宋体" w:cs="宋体" w:ascii="宋体" w:hAnsi="宋体"/>
          <w:bCs/>
          <w:color w:val="auto"/>
          <w:kern w:val="0"/>
          <w:lang w:eastAsia="zh-TW"/>
        </w:rPr>
      </w:r>
    </w:p>
    <w:p>
      <w:pPr>
        <w:pStyle w:val="A"/>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8524" w:leader="none"/>
        </w:tabs>
        <w:spacing w:lineRule="auto" w:line="276"/>
        <w:jc w:val="left"/>
        <w:rPr>
          <w:rFonts w:ascii="宋体" w:hAnsi="宋体" w:eastAsia="宋体" w:cs="宋体"/>
          <w:bCs/>
          <w:color w:val="auto"/>
          <w:kern w:val="0"/>
        </w:rPr>
      </w:pPr>
      <w:del w:id="23" w:author="未知作者" w:date="2026-04-08T11:42:20Z">
        <w:r>
          <w:rPr>
            <w:rFonts w:eastAsia="宋体" w:cs="宋体" w:ascii="宋体" w:hAnsi="宋体"/>
            <w:bCs/>
            <w:color w:val="auto"/>
            <w:kern w:val="0"/>
          </w:rPr>
          <w:delText xml:space="preserve">2.2 </w:delText>
        </w:r>
      </w:del>
      <w:del w:id="24" w:author="未知作者" w:date="2026-04-08T11:42:20Z">
        <w:r>
          <w:rPr>
            <w:rFonts w:ascii="宋体" w:hAnsi="宋体" w:cs="宋体" w:eastAsia="宋体"/>
            <w:bCs/>
            <w:color w:val="auto"/>
            <w:kern w:val="0"/>
          </w:rPr>
          <w:delText>双方商定拟安装的充电桩明细</w:delText>
        </w:r>
      </w:del>
      <w:del w:id="25" w:author="未知作者" w:date="2026-04-08T11:42:20Z">
        <w:r>
          <w:rPr>
            <w:rFonts w:ascii="宋体" w:hAnsi="宋体" w:cs="宋体" w:eastAsia="宋体"/>
            <w:bCs/>
            <w:color w:val="auto"/>
            <w:kern w:val="0"/>
            <w:lang w:val="zh-TW"/>
          </w:rPr>
          <w:delText>：</w:delText>
        </w:r>
      </w:del>
      <w:ins w:id="26" w:author="未知作者" w:date="2026-04-08T11:42:20Z">
        <w:r>
          <w:rPr>
            <w:rFonts w:eastAsia="宋体" w:cs="宋体" w:ascii="宋体" w:hAnsi="宋体"/>
            <w:bCs/>
            <w:color w:val="auto"/>
            <w:kern w:val="0"/>
            <w:lang w:val="zh-TW"/>
          </w:rPr>
          <w:t xml:space="preserve">2.2 </w:t>
        </w:r>
      </w:ins>
      <w:ins w:id="27" w:author="未知作者" w:date="2026-04-08T11:42:20Z">
        <w:r>
          <w:rPr>
            <w:rFonts w:ascii="宋体" w:hAnsi="宋体" w:cs="宋体" w:eastAsia="宋体"/>
            <w:bCs/>
            <w:color w:val="auto"/>
            <w:kern w:val="0"/>
            <w:lang w:val="zh-TW"/>
          </w:rPr>
          <w:t>双方商定拟安装的充电桩明细、安装点位、施工时间、配电接入方式及施工要求，以经甲方书面确认的附件一《安装信息登记表》及乙方提交并经甲方认可的施工方案为准。</w:t>
        </w:r>
      </w:ins>
    </w:p>
    <w:p>
      <w:pPr>
        <w:pStyle w:val="A"/>
        <w:tabs>
          <w:tab w:val="left" w:pos="420" w:leader="none"/>
        </w:tabs>
        <w:spacing w:lineRule="auto" w:line="276"/>
        <w:ind w:left="420" w:hanging="420"/>
        <w:rPr>
          <w:rFonts w:ascii="宋体" w:hAnsi="宋体" w:eastAsia="宋体" w:cs="宋体"/>
          <w:color w:val="auto"/>
          <w:kern w:val="0"/>
        </w:rPr>
      </w:pPr>
      <w:del w:id="28" w:author="未知作者" w:date="2026-04-08T11:42:20Z">
        <w:r>
          <w:rPr>
            <w:rFonts w:eastAsia="宋体" w:cs="宋体" w:ascii="宋体" w:hAnsi="宋体"/>
            <w:color w:val="auto"/>
            <w:kern w:val="0"/>
          </w:rPr>
          <w:delText xml:space="preserve">2.3 </w:delText>
        </w:r>
      </w:del>
      <w:del w:id="29" w:author="未知作者" w:date="2026-04-08T11:42:20Z">
        <w:r>
          <w:rPr>
            <w:rFonts w:ascii="宋体" w:hAnsi="宋体" w:cs="宋体" w:eastAsia="宋体"/>
            <w:color w:val="auto"/>
            <w:kern w:val="0"/>
          </w:rPr>
          <w:delText>乙方投入的充电桩总价：</w:delText>
        </w:r>
      </w:del>
      <w:del w:id="30" w:author="未知作者" w:date="2026-04-08T11:42:20Z">
        <w:r>
          <w:rPr>
            <w:rFonts w:eastAsia="宋体" w:cs="Arial" w:ascii="Arial" w:hAnsi="Arial"/>
            <w:color w:val="auto"/>
            <w:kern w:val="0"/>
          </w:rPr>
          <w:delText>¥/</w:delText>
        </w:r>
      </w:del>
      <w:del w:id="31" w:author="未知作者" w:date="2026-04-08T11:42:20Z">
        <w:r>
          <w:rPr>
            <w:rFonts w:ascii="宋体" w:hAnsi="宋体" w:cs="宋体" w:eastAsia="宋体"/>
            <w:color w:val="auto"/>
            <w:kern w:val="0"/>
          </w:rPr>
          <w:delText>（大写人民币</w:delText>
        </w:r>
      </w:del>
      <w:del w:id="32" w:author="未知作者" w:date="2026-04-08T11:42:20Z">
        <w:r>
          <w:rPr>
            <w:rFonts w:eastAsia="宋体" w:cs="宋体" w:ascii="宋体" w:hAnsi="宋体"/>
            <w:color w:val="auto"/>
            <w:kern w:val="0"/>
          </w:rPr>
          <w:delText>/</w:delText>
        </w:r>
      </w:del>
      <w:del w:id="33" w:author="未知作者" w:date="2026-04-08T11:42:20Z">
        <w:r>
          <w:rPr>
            <w:rFonts w:ascii="宋体" w:hAnsi="宋体" w:cs="宋体" w:eastAsia="宋体"/>
            <w:color w:val="auto"/>
            <w:kern w:val="0"/>
          </w:rPr>
          <w:delText>）。</w:delText>
        </w:r>
      </w:del>
      <w:ins w:id="34" w:author="未知作者" w:date="2026-04-08T11:42:20Z">
        <w:r>
          <w:rPr>
            <w:rFonts w:eastAsia="宋体" w:cs="宋体" w:ascii="宋体" w:hAnsi="宋体"/>
            <w:color w:val="auto"/>
            <w:kern w:val="0"/>
          </w:rPr>
          <w:t xml:space="preserve">2.3 </w:t>
        </w:r>
      </w:ins>
      <w:ins w:id="35" w:author="未知作者" w:date="2026-04-08T11:42:20Z">
        <w:r>
          <w:rPr>
            <w:rFonts w:ascii="宋体" w:hAnsi="宋体" w:cs="宋体" w:eastAsia="宋体"/>
            <w:color w:val="auto"/>
            <w:kern w:val="0"/>
          </w:rPr>
          <w:t>乙方投入的充电桩总价，以乙方实际投入且经甲方书面确认的设备清单、采购凭证、安装验收资料为准；前述投入不当然构成乙方要求甲方补偿、回购或承担残值损失的依据，除非双方另有书面约定。</w:t>
        </w:r>
      </w:ins>
    </w:p>
    <w:p>
      <w:pPr>
        <w:pStyle w:val="A"/>
        <w:tabs>
          <w:tab w:val="left" w:pos="420" w:leader="none"/>
        </w:tabs>
        <w:spacing w:lineRule="auto" w:line="276"/>
        <w:rPr>
          <w:rFonts w:ascii="宋体" w:hAnsi="宋体" w:eastAsia="宋体" w:cs="宋体"/>
          <w:color w:val="auto"/>
          <w:kern w:val="0"/>
        </w:rPr>
      </w:pPr>
      <w:del w:id="36" w:author="未知作者" w:date="2026-04-08T11:42:20Z">
        <w:r>
          <w:rPr>
            <w:rFonts w:eastAsia="宋体" w:cs="宋体" w:ascii="宋体" w:hAnsi="宋体"/>
            <w:color w:val="auto"/>
            <w:kern w:val="0"/>
          </w:rPr>
          <w:delText xml:space="preserve">2.4 </w:delText>
        </w:r>
      </w:del>
      <w:del w:id="37" w:author="未知作者" w:date="2026-04-08T11:42:20Z">
        <w:r>
          <w:rPr>
            <w:rFonts w:ascii="宋体" w:hAnsi="宋体" w:cs="宋体" w:eastAsia="宋体"/>
            <w:color w:val="auto"/>
            <w:kern w:val="0"/>
          </w:rPr>
          <w:delText>合作期限：自</w:delText>
        </w:r>
      </w:del>
      <w:del w:id="38" w:author="未知作者" w:date="2026-04-08T11:42:20Z">
        <w:r>
          <w:rPr>
            <w:rFonts w:eastAsia="宋体" w:cs="宋体" w:ascii="宋体" w:hAnsi="宋体"/>
            <w:color w:val="auto"/>
            <w:kern w:val="0"/>
            <w:u w:val="single"/>
          </w:rPr>
          <w:delText>202</w:delText>
        </w:r>
      </w:del>
      <w:del w:id="39" w:author="未知作者" w:date="2026-04-08T11:42:20Z">
        <w:r>
          <w:rPr>
            <w:rFonts w:eastAsia="宋体" w:cs="宋体" w:ascii="宋体" w:hAnsi="宋体"/>
            <w:color w:val="auto"/>
            <w:kern w:val="0"/>
            <w:u w:val="single"/>
            <w:lang w:val="en-US" w:eastAsia="zh-CN"/>
          </w:rPr>
          <w:delText>5</w:delText>
        </w:r>
      </w:del>
      <w:del w:id="40" w:author="未知作者" w:date="2026-04-08T11:42:20Z">
        <w:r>
          <w:rPr>
            <w:rFonts w:ascii="宋体" w:hAnsi="宋体" w:cs="宋体" w:eastAsia="宋体"/>
            <w:color w:val="auto"/>
            <w:kern w:val="0"/>
            <w:u w:val="single"/>
          </w:rPr>
          <w:delText>年</w:delText>
        </w:r>
      </w:del>
      <w:del w:id="41" w:author="未知作者" w:date="2026-04-08T11:42:20Z">
        <w:r>
          <w:rPr>
            <w:rFonts w:eastAsia="宋体" w:cs="宋体" w:ascii="宋体" w:hAnsi="宋体"/>
            <w:color w:val="auto"/>
            <w:kern w:val="0"/>
            <w:u w:val="single"/>
            <w:lang w:val="en-US" w:eastAsia="zh-CN"/>
          </w:rPr>
          <w:delText>12</w:delText>
        </w:r>
      </w:del>
      <w:del w:id="42" w:author="未知作者" w:date="2026-04-08T11:42:20Z">
        <w:r>
          <w:rPr>
            <w:rFonts w:ascii="宋体" w:hAnsi="宋体" w:cs="宋体" w:eastAsia="宋体"/>
            <w:color w:val="auto"/>
            <w:kern w:val="0"/>
            <w:u w:val="single"/>
          </w:rPr>
          <w:delText>月</w:delText>
        </w:r>
      </w:del>
      <w:del w:id="43" w:author="未知作者" w:date="2026-04-08T11:42:20Z">
        <w:r>
          <w:rPr>
            <w:rFonts w:eastAsia="宋体" w:cs="宋体" w:ascii="宋体" w:hAnsi="宋体"/>
            <w:color w:val="auto"/>
            <w:kern w:val="0"/>
            <w:u w:val="single"/>
            <w:lang w:val="en-US" w:eastAsia="zh-CN"/>
          </w:rPr>
          <w:delText>20</w:delText>
        </w:r>
      </w:del>
      <w:del w:id="44" w:author="未知作者" w:date="2026-04-08T11:42:20Z">
        <w:r>
          <w:rPr>
            <w:rFonts w:ascii="宋体" w:hAnsi="宋体" w:cs="宋体" w:eastAsia="宋体"/>
            <w:color w:val="auto"/>
            <w:kern w:val="0"/>
            <w:u w:val="single"/>
          </w:rPr>
          <w:delText xml:space="preserve">日 </w:delText>
        </w:r>
      </w:del>
      <w:del w:id="45" w:author="未知作者" w:date="2026-04-08T11:42:20Z">
        <w:r>
          <w:rPr>
            <w:rFonts w:ascii="宋体" w:hAnsi="宋体" w:cs="宋体" w:eastAsia="宋体"/>
            <w:color w:val="auto"/>
            <w:kern w:val="0"/>
          </w:rPr>
          <w:delText>起，至</w:delText>
        </w:r>
      </w:del>
      <w:del w:id="46" w:author="未知作者" w:date="2026-04-08T11:42:20Z">
        <w:r>
          <w:rPr>
            <w:rFonts w:eastAsia="宋体" w:cs="宋体" w:ascii="宋体" w:hAnsi="宋体"/>
            <w:color w:val="auto"/>
            <w:kern w:val="0"/>
            <w:u w:val="single"/>
          </w:rPr>
          <w:delText>20</w:delText>
        </w:r>
      </w:del>
      <w:del w:id="47" w:author="未知作者" w:date="2026-04-08T11:42:20Z">
        <w:r>
          <w:rPr>
            <w:rFonts w:eastAsia="宋体" w:cs="宋体" w:ascii="宋体" w:hAnsi="宋体"/>
            <w:color w:val="auto"/>
            <w:kern w:val="0"/>
            <w:u w:val="single"/>
            <w:lang w:val="en-US" w:eastAsia="zh-CN"/>
          </w:rPr>
          <w:delText>30</w:delText>
        </w:r>
      </w:del>
      <w:del w:id="48" w:author="未知作者" w:date="2026-04-08T11:42:20Z">
        <w:r>
          <w:rPr>
            <w:rFonts w:ascii="宋体" w:hAnsi="宋体" w:cs="宋体" w:eastAsia="宋体"/>
            <w:color w:val="auto"/>
            <w:kern w:val="0"/>
            <w:u w:val="single"/>
          </w:rPr>
          <w:delText>年</w:delText>
        </w:r>
      </w:del>
      <w:del w:id="49" w:author="未知作者" w:date="2026-04-08T11:42:20Z">
        <w:r>
          <w:rPr>
            <w:rFonts w:eastAsia="宋体" w:cs="宋体" w:ascii="宋体" w:hAnsi="宋体"/>
            <w:color w:val="auto"/>
            <w:kern w:val="0"/>
            <w:u w:val="single"/>
            <w:lang w:val="en-US" w:eastAsia="zh-CN"/>
          </w:rPr>
          <w:delText>12</w:delText>
        </w:r>
      </w:del>
      <w:del w:id="50" w:author="未知作者" w:date="2026-04-08T11:42:20Z">
        <w:r>
          <w:rPr>
            <w:rFonts w:ascii="宋体" w:hAnsi="宋体" w:cs="宋体" w:eastAsia="宋体"/>
            <w:color w:val="auto"/>
            <w:kern w:val="0"/>
            <w:u w:val="single"/>
          </w:rPr>
          <w:delText>月</w:delText>
        </w:r>
      </w:del>
      <w:del w:id="51" w:author="未知作者" w:date="2026-04-08T11:42:20Z">
        <w:r>
          <w:rPr>
            <w:rFonts w:eastAsia="宋体" w:cs="宋体" w:ascii="宋体" w:hAnsi="宋体"/>
            <w:color w:val="auto"/>
            <w:kern w:val="0"/>
            <w:u w:val="single"/>
            <w:lang w:val="en-US" w:eastAsia="zh-CN"/>
          </w:rPr>
          <w:delText>19</w:delText>
        </w:r>
      </w:del>
      <w:del w:id="52" w:author="未知作者" w:date="2026-04-08T11:42:20Z">
        <w:r>
          <w:rPr>
            <w:rFonts w:ascii="宋体" w:hAnsi="宋体" w:cs="宋体" w:eastAsia="宋体"/>
            <w:color w:val="auto"/>
            <w:kern w:val="0"/>
            <w:u w:val="single"/>
          </w:rPr>
          <w:delText xml:space="preserve">日  </w:delText>
        </w:r>
      </w:del>
      <w:del w:id="53" w:author="未知作者" w:date="2026-04-08T11:42:20Z">
        <w:r>
          <w:rPr>
            <w:rFonts w:ascii="宋体" w:hAnsi="宋体" w:cs="宋体" w:eastAsia="宋体"/>
            <w:color w:val="auto"/>
            <w:kern w:val="0"/>
          </w:rPr>
          <w:delText>止，合同期满后，同等条件乙方有优先续约权。</w:delText>
        </w:r>
      </w:del>
      <w:ins w:id="54" w:author="未知作者" w:date="2026-04-08T11:42:20Z">
        <w:r>
          <w:rPr>
            <w:rFonts w:eastAsia="宋体" w:cs="宋体" w:ascii="宋体" w:hAnsi="宋体"/>
            <w:color w:val="auto"/>
            <w:kern w:val="0"/>
          </w:rPr>
          <w:t xml:space="preserve">2.4 </w:t>
        </w:r>
      </w:ins>
      <w:ins w:id="55" w:author="未知作者" w:date="2026-04-08T11:42:20Z">
        <w:r>
          <w:rPr>
            <w:rFonts w:ascii="宋体" w:hAnsi="宋体" w:cs="宋体" w:eastAsia="宋体"/>
            <w:color w:val="auto"/>
            <w:kern w:val="0"/>
          </w:rPr>
          <w:t>合作期限：自</w:t>
        </w:r>
      </w:ins>
      <w:ins w:id="56" w:author="未知作者" w:date="2026-04-08T11:42:20Z">
        <w:r>
          <w:rPr>
            <w:rFonts w:eastAsia="宋体" w:cs="宋体" w:ascii="宋体" w:hAnsi="宋体"/>
            <w:color w:val="auto"/>
            <w:kern w:val="0"/>
          </w:rPr>
          <w:t>2025</w:t>
        </w:r>
      </w:ins>
      <w:ins w:id="57" w:author="未知作者" w:date="2026-04-08T11:42:20Z">
        <w:r>
          <w:rPr>
            <w:rFonts w:ascii="宋体" w:hAnsi="宋体" w:cs="宋体" w:eastAsia="宋体"/>
            <w:color w:val="auto"/>
            <w:kern w:val="0"/>
          </w:rPr>
          <w:t>年</w:t>
        </w:r>
      </w:ins>
      <w:ins w:id="58" w:author="未知作者" w:date="2026-04-08T11:42:20Z">
        <w:r>
          <w:rPr>
            <w:rFonts w:eastAsia="宋体" w:cs="宋体" w:ascii="宋体" w:hAnsi="宋体"/>
            <w:color w:val="auto"/>
            <w:kern w:val="0"/>
          </w:rPr>
          <w:t>12</w:t>
        </w:r>
      </w:ins>
      <w:ins w:id="59" w:author="未知作者" w:date="2026-04-08T11:42:20Z">
        <w:r>
          <w:rPr>
            <w:rFonts w:ascii="宋体" w:hAnsi="宋体" w:cs="宋体" w:eastAsia="宋体"/>
            <w:color w:val="auto"/>
            <w:kern w:val="0"/>
          </w:rPr>
          <w:t>月</w:t>
        </w:r>
      </w:ins>
      <w:ins w:id="60" w:author="未知作者" w:date="2026-04-08T11:42:20Z">
        <w:r>
          <w:rPr>
            <w:rFonts w:eastAsia="宋体" w:cs="宋体" w:ascii="宋体" w:hAnsi="宋体"/>
            <w:color w:val="auto"/>
            <w:kern w:val="0"/>
          </w:rPr>
          <w:t>20</w:t>
        </w:r>
      </w:ins>
      <w:ins w:id="61" w:author="未知作者" w:date="2026-04-08T11:42:20Z">
        <w:r>
          <w:rPr>
            <w:rFonts w:ascii="宋体" w:hAnsi="宋体" w:cs="宋体" w:eastAsia="宋体"/>
            <w:color w:val="auto"/>
            <w:kern w:val="0"/>
          </w:rPr>
          <w:t>日起，至</w:t>
        </w:r>
      </w:ins>
      <w:ins w:id="62" w:author="未知作者" w:date="2026-04-08T11:42:20Z">
        <w:r>
          <w:rPr>
            <w:rFonts w:eastAsia="宋体" w:cs="宋体" w:ascii="宋体" w:hAnsi="宋体"/>
            <w:color w:val="auto"/>
            <w:kern w:val="0"/>
          </w:rPr>
          <w:t>2030</w:t>
        </w:r>
      </w:ins>
      <w:ins w:id="63" w:author="未知作者" w:date="2026-04-08T11:42:20Z">
        <w:r>
          <w:rPr>
            <w:rFonts w:ascii="宋体" w:hAnsi="宋体" w:cs="宋体" w:eastAsia="宋体"/>
            <w:color w:val="auto"/>
            <w:kern w:val="0"/>
          </w:rPr>
          <w:t>年</w:t>
        </w:r>
      </w:ins>
      <w:ins w:id="64" w:author="未知作者" w:date="2026-04-08T11:42:20Z">
        <w:r>
          <w:rPr>
            <w:rFonts w:eastAsia="宋体" w:cs="宋体" w:ascii="宋体" w:hAnsi="宋体"/>
            <w:color w:val="auto"/>
            <w:kern w:val="0"/>
          </w:rPr>
          <w:t>12</w:t>
        </w:r>
      </w:ins>
      <w:ins w:id="65" w:author="未知作者" w:date="2026-04-08T11:42:20Z">
        <w:r>
          <w:rPr>
            <w:rFonts w:ascii="宋体" w:hAnsi="宋体" w:cs="宋体" w:eastAsia="宋体"/>
            <w:color w:val="auto"/>
            <w:kern w:val="0"/>
          </w:rPr>
          <w:t>月</w:t>
        </w:r>
      </w:ins>
      <w:ins w:id="66" w:author="未知作者" w:date="2026-04-08T11:42:20Z">
        <w:r>
          <w:rPr>
            <w:rFonts w:eastAsia="宋体" w:cs="宋体" w:ascii="宋体" w:hAnsi="宋体"/>
            <w:color w:val="auto"/>
            <w:kern w:val="0"/>
          </w:rPr>
          <w:t>19</w:t>
        </w:r>
      </w:ins>
      <w:ins w:id="67" w:author="未知作者" w:date="2026-04-08T11:42:20Z">
        <w:r>
          <w:rPr>
            <w:rFonts w:ascii="宋体" w:hAnsi="宋体" w:cs="宋体" w:eastAsia="宋体"/>
            <w:color w:val="auto"/>
            <w:kern w:val="0"/>
          </w:rPr>
          <w:t>日止。合同期满前</w:t>
        </w:r>
      </w:ins>
      <w:ins w:id="68" w:author="未知作者" w:date="2026-04-08T11:42:20Z">
        <w:r>
          <w:rPr>
            <w:rFonts w:eastAsia="宋体" w:cs="宋体" w:ascii="宋体" w:hAnsi="宋体"/>
            <w:color w:val="auto"/>
            <w:kern w:val="0"/>
          </w:rPr>
          <w:t>60</w:t>
        </w:r>
      </w:ins>
      <w:ins w:id="69" w:author="未知作者" w:date="2026-04-08T11:42:20Z">
        <w:r>
          <w:rPr>
            <w:rFonts w:ascii="宋体" w:hAnsi="宋体" w:cs="宋体" w:eastAsia="宋体"/>
            <w:color w:val="auto"/>
            <w:kern w:val="0"/>
          </w:rPr>
          <w:t>日内，如乙方在合作期内不存在违约情形，且甲方对场地仍有继续合作需求的，在同等条件下乙方享有优先续约权，但双方应另行签署书面续约协议。</w:t>
        </w:r>
      </w:ins>
    </w:p>
    <w:p>
      <w:pPr>
        <w:pStyle w:val="A"/>
        <w:tabs>
          <w:tab w:val="left" w:pos="420" w:leader="none"/>
        </w:tabs>
        <w:spacing w:lineRule="auto" w:line="276"/>
        <w:rPr>
          <w:rFonts w:ascii="宋体" w:hAnsi="宋体" w:eastAsia="宋体" w:cs="宋体"/>
          <w:color w:val="auto"/>
          <w:kern w:val="0"/>
        </w:rPr>
      </w:pPr>
      <w:del w:id="70" w:author="未知作者" w:date="2026-04-08T11:42:20Z">
        <w:r>
          <w:rPr>
            <w:rFonts w:eastAsia="宋体" w:cs="宋体" w:ascii="宋体" w:hAnsi="宋体"/>
            <w:color w:val="auto"/>
            <w:kern w:val="0"/>
          </w:rPr>
          <w:delText xml:space="preserve">2.5 </w:delText>
        </w:r>
      </w:del>
      <w:del w:id="71" w:author="未知作者" w:date="2026-04-08T11:42:20Z">
        <w:r>
          <w:rPr>
            <w:rFonts w:ascii="宋体" w:hAnsi="宋体" w:cs="宋体" w:eastAsia="宋体"/>
            <w:color w:val="auto"/>
            <w:kern w:val="0"/>
          </w:rPr>
          <w:delText>乙方应当在双方确认后的【</w:delText>
        </w:r>
      </w:del>
      <w:del w:id="72" w:author="未知作者" w:date="2026-04-08T11:42:20Z">
        <w:r>
          <w:rPr>
            <w:rFonts w:eastAsia="宋体" w:cs="宋体" w:ascii="宋体" w:hAnsi="宋体"/>
            <w:color w:val="auto"/>
            <w:kern w:val="0"/>
          </w:rPr>
          <w:delText xml:space="preserve">15 </w:delText>
        </w:r>
      </w:del>
      <w:del w:id="73" w:author="未知作者" w:date="2026-04-08T11:42:20Z">
        <w:r>
          <w:rPr>
            <w:rFonts w:ascii="宋体" w:hAnsi="宋体" w:cs="宋体" w:eastAsia="宋体"/>
            <w:color w:val="auto"/>
            <w:kern w:val="0"/>
          </w:rPr>
          <w:delText>】天内进场安装充电桩设备设施，并于【</w:delText>
        </w:r>
      </w:del>
      <w:del w:id="74" w:author="未知作者" w:date="2026-04-08T11:42:20Z">
        <w:r>
          <w:rPr>
            <w:rFonts w:eastAsia="宋体" w:cs="宋体" w:ascii="宋体" w:hAnsi="宋体"/>
            <w:color w:val="auto"/>
            <w:kern w:val="0"/>
          </w:rPr>
          <w:delText>30</w:delText>
        </w:r>
      </w:del>
      <w:del w:id="75" w:author="未知作者" w:date="2026-04-08T11:42:20Z">
        <w:r>
          <w:rPr>
            <w:rFonts w:ascii="宋体" w:hAnsi="宋体" w:cs="宋体" w:eastAsia="宋体"/>
            <w:color w:val="auto"/>
            <w:kern w:val="0"/>
          </w:rPr>
          <w:delText>】天内完工。如乙方迟延进场或迟延完工达</w:delText>
        </w:r>
      </w:del>
      <w:del w:id="76" w:author="未知作者" w:date="2026-04-08T11:42:20Z">
        <w:bookmarkStart w:id="1" w:name="_Hlk135749535"/>
        <w:r>
          <w:rPr>
            <w:rFonts w:ascii="宋体" w:hAnsi="宋体" w:cs="宋体" w:eastAsia="宋体"/>
            <w:color w:val="auto"/>
            <w:kern w:val="0"/>
          </w:rPr>
          <w:delText xml:space="preserve">【 </w:delText>
        </w:r>
      </w:del>
      <w:del w:id="77" w:author="未知作者" w:date="2026-04-08T11:42:20Z">
        <w:r>
          <w:rPr>
            <w:rFonts w:eastAsia="宋体" w:cs="宋体" w:ascii="宋体" w:hAnsi="宋体"/>
            <w:color w:val="auto"/>
            <w:kern w:val="0"/>
          </w:rPr>
          <w:delText xml:space="preserve">30 </w:delText>
        </w:r>
      </w:del>
      <w:del w:id="78" w:author="未知作者" w:date="2026-04-08T11:42:20Z">
        <w:r>
          <w:rPr>
            <w:rFonts w:ascii="宋体" w:hAnsi="宋体" w:cs="宋体" w:eastAsia="宋体"/>
            <w:color w:val="auto"/>
            <w:kern w:val="0"/>
          </w:rPr>
          <w:delText>】</w:delText>
        </w:r>
      </w:del>
      <w:del w:id="79" w:author="未知作者" w:date="2026-04-08T11:42:20Z">
        <w:bookmarkEnd w:id="1"/>
        <w:r>
          <w:rPr>
            <w:rFonts w:ascii="宋体" w:hAnsi="宋体" w:cs="宋体" w:eastAsia="宋体"/>
            <w:color w:val="auto"/>
            <w:kern w:val="0"/>
          </w:rPr>
          <w:delText>天，甲方有权另行委托第三方承接项目或单方解除合</w:delText>
        </w:r>
      </w:del>
      <w:del w:id="80" w:author="未知作者" w:date="2026-04-08T11:42:20Z">
        <w:bookmarkStart w:id="2" w:name="_GoBack"/>
        <w:bookmarkEnd w:id="2"/>
        <w:r>
          <w:rPr>
            <w:rFonts w:ascii="宋体" w:hAnsi="宋体" w:cs="宋体" w:eastAsia="宋体"/>
            <w:color w:val="auto"/>
            <w:kern w:val="0"/>
          </w:rPr>
          <w:delText>同，由此产生的费用由乙方承担。因此给甲方造成损失的，乙方还须赔偿甲方损失。</w:delText>
        </w:r>
      </w:del>
      <w:ins w:id="81" w:author="未知作者" w:date="2026-04-08T11:42:20Z">
        <w:r>
          <w:rPr>
            <w:rFonts w:eastAsia="宋体" w:cs="宋体" w:ascii="宋体" w:hAnsi="宋体"/>
            <w:color w:val="auto"/>
            <w:kern w:val="0"/>
          </w:rPr>
          <w:t xml:space="preserve">2.5 </w:t>
        </w:r>
      </w:ins>
      <w:ins w:id="82" w:author="未知作者" w:date="2026-04-08T11:42:20Z">
        <w:r>
          <w:rPr>
            <w:rFonts w:ascii="宋体" w:hAnsi="宋体" w:cs="宋体" w:eastAsia="宋体"/>
            <w:color w:val="auto"/>
            <w:kern w:val="0"/>
          </w:rPr>
          <w:t>乙方应当在双方确认后的【</w:t>
        </w:r>
      </w:ins>
      <w:ins w:id="83" w:author="未知作者" w:date="2026-04-08T11:42:20Z">
        <w:r>
          <w:rPr>
            <w:rFonts w:eastAsia="宋体" w:cs="宋体" w:ascii="宋体" w:hAnsi="宋体"/>
            <w:color w:val="auto"/>
            <w:kern w:val="0"/>
          </w:rPr>
          <w:t>15</w:t>
        </w:r>
      </w:ins>
      <w:ins w:id="84" w:author="未知作者" w:date="2026-04-08T11:42:20Z">
        <w:r>
          <w:rPr>
            <w:rFonts w:ascii="宋体" w:hAnsi="宋体" w:cs="宋体" w:eastAsia="宋体"/>
            <w:color w:val="auto"/>
            <w:kern w:val="0"/>
          </w:rPr>
          <w:t>】天内进场安装充电桩设备设施，并于【</w:t>
        </w:r>
      </w:ins>
      <w:ins w:id="85" w:author="未知作者" w:date="2026-04-08T11:42:20Z">
        <w:r>
          <w:rPr>
            <w:rFonts w:eastAsia="宋体" w:cs="宋体" w:ascii="宋体" w:hAnsi="宋体"/>
            <w:color w:val="auto"/>
            <w:kern w:val="0"/>
          </w:rPr>
          <w:t>30</w:t>
        </w:r>
      </w:ins>
      <w:ins w:id="86" w:author="未知作者" w:date="2026-04-08T11:42:20Z">
        <w:r>
          <w:rPr>
            <w:rFonts w:ascii="宋体" w:hAnsi="宋体" w:cs="宋体" w:eastAsia="宋体"/>
            <w:color w:val="auto"/>
            <w:kern w:val="0"/>
          </w:rPr>
          <w:t>】天内完工并提交验收申请。乙方施工前应向甲方提交施工组织方案、安全保障方案、施工人员名单及相关资质证明，经甲方书面同意后方可进场。施工期间如造成甲方场地、设施设备或第三方财产、人身损害，由乙方负责修复、赔偿并承担全部责任。如乙方迟延进场或迟延完工达【</w:t>
        </w:r>
      </w:ins>
      <w:ins w:id="87" w:author="未知作者" w:date="2026-04-08T11:42:20Z">
        <w:r>
          <w:rPr>
            <w:rFonts w:eastAsia="宋体" w:cs="宋体" w:ascii="宋体" w:hAnsi="宋体"/>
            <w:color w:val="auto"/>
            <w:kern w:val="0"/>
          </w:rPr>
          <w:t>30</w:t>
        </w:r>
      </w:ins>
      <w:ins w:id="88" w:author="未知作者" w:date="2026-04-08T11:42:20Z">
        <w:r>
          <w:rPr>
            <w:rFonts w:ascii="宋体" w:hAnsi="宋体" w:cs="宋体" w:eastAsia="宋体"/>
            <w:color w:val="auto"/>
            <w:kern w:val="0"/>
          </w:rPr>
          <w:t>】天，或存在安全隐患、擅自施工、擅自变更方案等情形，甲方有权要求乙方限期整改、暂停施工、另行委托第三方承接项目或单方解除合同，由此产生的费用及损失由乙方承担。</w:t>
        </w:r>
      </w:ins>
    </w:p>
    <w:p>
      <w:pPr>
        <w:pStyle w:val="A"/>
        <w:tabs>
          <w:tab w:val="left" w:pos="420" w:leader="none"/>
        </w:tabs>
        <w:spacing w:lineRule="auto" w:line="276"/>
        <w:rPr>
          <w:rFonts w:ascii="宋体" w:hAnsi="宋体" w:eastAsia="宋体" w:cs="宋体"/>
          <w:color w:val="auto"/>
          <w:kern w:val="0"/>
        </w:rPr>
      </w:pPr>
      <w:r>
        <w:rPr>
          <w:rFonts w:eastAsia="宋体" w:cs="宋体" w:ascii="宋体" w:hAnsi="宋体"/>
          <w:color w:val="auto"/>
          <w:kern w:val="0"/>
        </w:rPr>
      </w:r>
    </w:p>
    <w:p>
      <w:pPr>
        <w:pStyle w:val="A"/>
        <w:tabs>
          <w:tab w:val="left" w:pos="420" w:leader="none"/>
        </w:tabs>
        <w:spacing w:lineRule="auto" w:line="276"/>
        <w:rPr>
          <w:rFonts w:ascii="宋体" w:hAnsi="宋体" w:eastAsia="宋体" w:cs="宋体"/>
          <w:b/>
          <w:b/>
          <w:bCs/>
          <w:color w:val="auto"/>
          <w:ins w:id="92" w:author="未知作者" w:date="2026-04-08T11:42:20Z"/>
        </w:rPr>
      </w:pPr>
      <w:del w:id="89" w:author="未知作者" w:date="2026-04-08T11:42:20Z">
        <w:r>
          <w:rPr>
            <w:rFonts w:ascii="宋体" w:hAnsi="宋体" w:cs="宋体" w:eastAsia="宋体"/>
            <w:b/>
            <w:bCs/>
            <w:color w:val="auto"/>
          </w:rPr>
          <w:delText>第三条 乙方承诺</w:delText>
        </w:r>
      </w:del>
      <w:ins w:id="90" w:author="未知作者" w:date="2026-04-08T11:42:20Z">
        <w:r>
          <w:rPr>
            <w:rFonts w:eastAsia="宋体" w:cs="宋体" w:ascii="宋体" w:hAnsi="宋体"/>
            <w:b/>
            <w:bCs/>
            <w:color w:val="auto"/>
          </w:rPr>
          <w:t xml:space="preserve">2.6 </w:t>
        </w:r>
      </w:ins>
      <w:ins w:id="91" w:author="未知作者" w:date="2026-04-08T11:42:20Z">
        <w:r>
          <w:rPr>
            <w:rFonts w:ascii="宋体" w:hAnsi="宋体" w:cs="宋体" w:eastAsia="宋体"/>
            <w:b/>
            <w:bCs/>
            <w:color w:val="auto"/>
          </w:rPr>
          <w:t>充电桩安装完成后，乙方应向甲方提交竣工资料、检测报告、保险凭证及依法应具备的许可、备案、验收材料，经甲方书面验收同意后方可投入运营；未经甲方书面验收同意，乙方不得擅自通电、运营或向用户收费。</w:t>
        </w:r>
      </w:ins>
    </w:p>
    <w:p>
      <w:pPr>
        <w:pStyle w:val="A"/>
        <w:tabs>
          <w:tab w:val="left" w:pos="420" w:leader="none"/>
        </w:tabs>
        <w:spacing w:lineRule="auto" w:line="276"/>
        <w:rPr>
          <w:rFonts w:ascii="宋体" w:hAnsi="宋体" w:eastAsia="宋体" w:cs="宋体"/>
          <w:b/>
          <w:b/>
          <w:bCs/>
          <w:color w:val="auto"/>
        </w:rPr>
      </w:pPr>
      <w:ins w:id="93" w:author="未知作者" w:date="2026-04-08T11:42:20Z">
        <w:r>
          <w:rPr>
            <w:rFonts w:ascii="宋体" w:hAnsi="宋体" w:cs="宋体" w:eastAsia="宋体"/>
            <w:b/>
            <w:bCs/>
            <w:color w:val="auto"/>
          </w:rPr>
          <w:t>第三条 乙方承诺</w:t>
        </w:r>
      </w:ins>
    </w:p>
    <w:p>
      <w:pPr>
        <w:pStyle w:val="A"/>
        <w:tabs>
          <w:tab w:val="left" w:pos="420" w:leader="none"/>
        </w:tabs>
        <w:spacing w:lineRule="auto" w:line="276"/>
        <w:rPr>
          <w:rFonts w:ascii="宋体" w:hAnsi="宋体" w:eastAsia="宋体" w:cs="宋体"/>
          <w:color w:val="auto"/>
        </w:rPr>
      </w:pPr>
      <w:del w:id="94" w:author="未知作者" w:date="2026-04-08T11:42:20Z">
        <w:r>
          <w:rPr>
            <w:rFonts w:eastAsia="宋体" w:cs="宋体" w:ascii="宋体" w:hAnsi="宋体"/>
            <w:color w:val="auto"/>
          </w:rPr>
          <w:delText xml:space="preserve">3.1 </w:delText>
        </w:r>
      </w:del>
      <w:del w:id="95" w:author="未知作者" w:date="2026-04-08T11:42:20Z">
        <w:r>
          <w:rPr>
            <w:rFonts w:ascii="宋体" w:hAnsi="宋体" w:cs="宋体" w:eastAsia="宋体"/>
            <w:color w:val="auto"/>
          </w:rPr>
          <w:delText>充电桩的安装位置、安装方式应符合国家相关法律法规要求。</w:delText>
        </w:r>
      </w:del>
      <w:ins w:id="96" w:author="未知作者" w:date="2026-04-08T11:42:20Z">
        <w:r>
          <w:rPr>
            <w:rFonts w:eastAsia="宋体" w:cs="宋体" w:ascii="宋体" w:hAnsi="宋体"/>
            <w:color w:val="auto"/>
          </w:rPr>
          <w:t xml:space="preserve">3.1 </w:t>
        </w:r>
      </w:ins>
      <w:ins w:id="97" w:author="未知作者" w:date="2026-04-08T11:42:20Z">
        <w:r>
          <w:rPr>
            <w:rFonts w:ascii="宋体" w:hAnsi="宋体" w:cs="宋体" w:eastAsia="宋体"/>
            <w:color w:val="auto"/>
          </w:rPr>
          <w:t>充电桩的安装位置、安装方式、线路敷设、标识设置及运营管理应符合国家及地方现行有关消防、安全生产、用电、环保、物业管理等法律法规及标准要求。乙方负责办理本项目建设、安装、运营所需的全部审批、备案、报装、检测、验收等手续并承担相关费用。</w:t>
        </w:r>
      </w:ins>
    </w:p>
    <w:p>
      <w:pPr>
        <w:pStyle w:val="A"/>
        <w:tabs>
          <w:tab w:val="left" w:pos="420" w:leader="none"/>
        </w:tabs>
        <w:spacing w:lineRule="auto" w:line="276"/>
        <w:rPr>
          <w:rFonts w:ascii="宋体" w:hAnsi="宋体" w:eastAsia="宋体" w:cs="宋体"/>
          <w:color w:val="auto"/>
        </w:rPr>
      </w:pPr>
      <w:del w:id="98" w:author="未知作者" w:date="2026-04-08T11:42:20Z">
        <w:r>
          <w:rPr>
            <w:rFonts w:eastAsia="宋体" w:cs="宋体" w:ascii="宋体" w:hAnsi="宋体"/>
            <w:color w:val="auto"/>
          </w:rPr>
          <w:delText xml:space="preserve">3.2 </w:delText>
        </w:r>
      </w:del>
      <w:del w:id="99" w:author="未知作者" w:date="2026-04-08T11:42:20Z">
        <w:r>
          <w:rPr>
            <w:rFonts w:ascii="宋体" w:hAnsi="宋体" w:cs="宋体" w:eastAsia="宋体"/>
            <w:color w:val="auto"/>
          </w:rPr>
          <w:delText>充电桩符合环评标准和国家标准</w:delText>
        </w:r>
      </w:del>
      <w:del w:id="100" w:author="未知作者" w:date="2026-04-08T11:42:20Z">
        <w:r>
          <w:rPr>
            <w:rFonts w:eastAsia="宋体" w:cs="宋体" w:ascii="宋体" w:hAnsi="宋体"/>
            <w:color w:val="auto"/>
          </w:rPr>
          <w:delText>/</w:delText>
        </w:r>
      </w:del>
      <w:del w:id="101" w:author="未知作者" w:date="2026-04-08T11:42:20Z">
        <w:r>
          <w:rPr>
            <w:rFonts w:ascii="宋体" w:hAnsi="宋体" w:cs="宋体" w:eastAsia="宋体"/>
            <w:color w:val="auto"/>
          </w:rPr>
          <w:delText>行业标准的质量要求、安全应用标准，且不存在侵犯任何第三人知识产权的情形。如有违反，应由乙方承担全部责任。由此给甲方造成损失的，乙方须赔偿甲方的全部损失。</w:delText>
        </w:r>
      </w:del>
      <w:ins w:id="102" w:author="未知作者" w:date="2026-04-08T11:42:20Z">
        <w:r>
          <w:rPr>
            <w:rFonts w:eastAsia="宋体" w:cs="宋体" w:ascii="宋体" w:hAnsi="宋体"/>
            <w:color w:val="auto"/>
          </w:rPr>
          <w:t xml:space="preserve">3.2 </w:t>
        </w:r>
      </w:ins>
      <w:ins w:id="103" w:author="未知作者" w:date="2026-04-08T11:42:20Z">
        <w:r>
          <w:rPr>
            <w:rFonts w:ascii="宋体" w:hAnsi="宋体" w:cs="宋体" w:eastAsia="宋体"/>
            <w:color w:val="auto"/>
          </w:rPr>
          <w:t>乙方提供的充电桩设备应为合法来源的合格产品，符合国家标准</w:t>
        </w:r>
      </w:ins>
      <w:ins w:id="104" w:author="未知作者" w:date="2026-04-08T11:42:20Z">
        <w:r>
          <w:rPr>
            <w:rFonts w:eastAsia="宋体" w:cs="宋体" w:ascii="宋体" w:hAnsi="宋体"/>
            <w:color w:val="auto"/>
          </w:rPr>
          <w:t>/</w:t>
        </w:r>
      </w:ins>
      <w:ins w:id="105" w:author="未知作者" w:date="2026-04-08T11:42:20Z">
        <w:r>
          <w:rPr>
            <w:rFonts w:ascii="宋体" w:hAnsi="宋体" w:cs="宋体" w:eastAsia="宋体"/>
            <w:color w:val="auto"/>
          </w:rPr>
          <w:t>行业标准及安全应用标准，且不存在侵犯任何第三人知识产权的情形。乙方应保证设备及软件系统稳定、安全、可追溯，并按甲方要求提供产品合格证明、检测报告、</w:t>
        </w:r>
      </w:ins>
      <w:ins w:id="106" w:author="未知作者" w:date="2026-04-08T11:42:20Z">
        <w:r>
          <w:rPr>
            <w:rFonts w:eastAsia="宋体" w:cs="宋体" w:ascii="宋体" w:hAnsi="宋体"/>
            <w:color w:val="auto"/>
          </w:rPr>
          <w:t>3C</w:t>
        </w:r>
      </w:ins>
      <w:ins w:id="107" w:author="未知作者" w:date="2026-04-08T11:42:20Z">
        <w:r>
          <w:rPr>
            <w:rFonts w:ascii="宋体" w:hAnsi="宋体" w:cs="宋体" w:eastAsia="宋体"/>
            <w:color w:val="auto"/>
          </w:rPr>
          <w:t>认证或其他应有资质文件。如有违反，应由乙方承担全部责任；由此给甲方造成损失的，乙方须赔偿甲方的全部损失。</w:t>
        </w:r>
      </w:ins>
    </w:p>
    <w:p>
      <w:pPr>
        <w:pStyle w:val="A"/>
        <w:tabs>
          <w:tab w:val="left" w:pos="420" w:leader="none"/>
        </w:tabs>
        <w:spacing w:lineRule="auto" w:line="276"/>
        <w:rPr>
          <w:rFonts w:ascii="宋体" w:hAnsi="宋体" w:eastAsia="宋体" w:cs="宋体"/>
          <w:color w:val="auto"/>
        </w:rPr>
      </w:pPr>
      <w:del w:id="108" w:author="未知作者" w:date="2026-04-08T11:42:20Z">
        <w:r>
          <w:rPr>
            <w:rFonts w:eastAsia="宋体" w:cs="宋体" w:ascii="宋体" w:hAnsi="宋体"/>
            <w:color w:val="auto"/>
          </w:rPr>
          <w:delText xml:space="preserve">3.3 </w:delText>
        </w:r>
      </w:del>
      <w:del w:id="109" w:author="未知作者" w:date="2026-04-08T11:42:20Z">
        <w:r>
          <w:rPr>
            <w:rFonts w:ascii="宋体" w:hAnsi="宋体" w:cs="宋体" w:eastAsia="宋体"/>
            <w:color w:val="auto"/>
          </w:rPr>
          <w:delText>乙方按照相关法律法规的要求为充电桩购买产品责任险，乙方应提供保险凭证（复印件）。</w:delText>
        </w:r>
      </w:del>
      <w:ins w:id="110" w:author="未知作者" w:date="2026-04-08T11:42:20Z">
        <w:r>
          <w:rPr>
            <w:rFonts w:eastAsia="宋体" w:cs="宋体" w:ascii="宋体" w:hAnsi="宋体"/>
            <w:color w:val="auto"/>
          </w:rPr>
          <w:t xml:space="preserve">3.3 </w:t>
        </w:r>
      </w:ins>
      <w:ins w:id="111" w:author="未知作者" w:date="2026-04-08T11:42:20Z">
        <w:r>
          <w:rPr>
            <w:rFonts w:ascii="宋体" w:hAnsi="宋体" w:cs="宋体" w:eastAsia="宋体"/>
            <w:color w:val="auto"/>
          </w:rPr>
          <w:t>乙方应按照相关法律法规要求，为充电桩及其运营活动持续购买产品责任险及公众责任险（或第三者责任险），并向甲方提供有效保险凭证（复印件）。</w:t>
        </w:r>
      </w:ins>
    </w:p>
    <w:p>
      <w:pPr>
        <w:pStyle w:val="A"/>
        <w:tabs>
          <w:tab w:val="left" w:pos="420" w:leader="none"/>
        </w:tabs>
        <w:spacing w:lineRule="auto" w:line="276"/>
        <w:rPr>
          <w:rFonts w:ascii="宋体" w:hAnsi="宋体" w:eastAsia="宋体" w:cs="宋体"/>
          <w:color w:val="auto"/>
        </w:rPr>
      </w:pPr>
      <w:del w:id="112" w:author="未知作者" w:date="2026-04-08T11:42:20Z">
        <w:r>
          <w:rPr>
            <w:rFonts w:eastAsia="宋体" w:cs="宋体" w:ascii="宋体" w:hAnsi="宋体"/>
            <w:color w:val="auto"/>
          </w:rPr>
          <w:delText>3.4</w:delText>
        </w:r>
      </w:del>
      <w:del w:id="113" w:author="未知作者" w:date="2026-04-08T11:42:20Z">
        <w:r>
          <w:rPr>
            <w:rFonts w:ascii="宋体" w:hAnsi="宋体" w:cs="宋体" w:eastAsia="宋体"/>
            <w:color w:val="auto"/>
          </w:rPr>
          <w:delText>充电桩仅向新能源汽车提供慢充电服务。</w:delText>
        </w:r>
      </w:del>
      <w:ins w:id="114" w:author="未知作者" w:date="2026-04-08T11:42:20Z">
        <w:r>
          <w:rPr>
            <w:rFonts w:eastAsia="宋体" w:cs="宋体" w:ascii="宋体" w:hAnsi="宋体"/>
            <w:color w:val="auto"/>
          </w:rPr>
          <w:t xml:space="preserve">3.4 </w:t>
        </w:r>
      </w:ins>
      <w:ins w:id="115" w:author="未知作者" w:date="2026-04-08T11:42:20Z">
        <w:r>
          <w:rPr>
            <w:rFonts w:ascii="宋体" w:hAnsi="宋体" w:cs="宋体" w:eastAsia="宋体"/>
            <w:color w:val="auto"/>
          </w:rPr>
          <w:t>充电桩仅向新能源汽车提供充电服务，不得用于法律法规禁止或甲方书面禁止的其他用途。</w:t>
        </w:r>
      </w:ins>
    </w:p>
    <w:p>
      <w:pPr>
        <w:pStyle w:val="A"/>
        <w:tabs>
          <w:tab w:val="left" w:pos="420" w:leader="none"/>
        </w:tabs>
        <w:spacing w:lineRule="auto" w:line="276"/>
        <w:rPr>
          <w:rFonts w:ascii="宋体" w:hAnsi="宋体" w:eastAsia="宋体" w:cs="宋体"/>
          <w:color w:val="auto"/>
        </w:rPr>
      </w:pPr>
      <w:r>
        <w:rPr>
          <w:rFonts w:eastAsia="宋体" w:cs="宋体" w:ascii="宋体" w:hAnsi="宋体"/>
          <w:color w:val="auto"/>
        </w:rPr>
      </w:r>
    </w:p>
    <w:p>
      <w:pPr>
        <w:pStyle w:val="A"/>
        <w:tabs>
          <w:tab w:val="left" w:pos="420" w:leader="none"/>
        </w:tabs>
        <w:spacing w:lineRule="auto" w:line="276"/>
        <w:rPr>
          <w:rFonts w:ascii="宋体" w:hAnsi="宋体" w:eastAsia="宋体" w:cs="宋体"/>
          <w:b/>
          <w:b/>
          <w:bCs/>
          <w:color w:val="auto"/>
        </w:rPr>
      </w:pPr>
      <w:r>
        <w:rPr>
          <w:rFonts w:ascii="宋体" w:hAnsi="宋体" w:cs="宋体" w:eastAsia="宋体"/>
          <w:b/>
          <w:bCs/>
          <w:color w:val="auto"/>
        </w:rPr>
        <w:t>第四条 双方权利和义务</w:t>
      </w:r>
    </w:p>
    <w:p>
      <w:pPr>
        <w:pStyle w:val="A"/>
        <w:tabs>
          <w:tab w:val="left" w:pos="420" w:leader="none"/>
        </w:tabs>
        <w:spacing w:lineRule="auto" w:line="276"/>
        <w:rPr>
          <w:rFonts w:ascii="宋体" w:hAnsi="宋体" w:eastAsia="宋体" w:cs="宋体"/>
          <w:color w:val="auto"/>
          <w:kern w:val="0"/>
        </w:rPr>
      </w:pPr>
      <w:r>
        <w:rPr>
          <w:rFonts w:eastAsia="宋体" w:cs="宋体" w:ascii="宋体" w:hAnsi="宋体"/>
          <w:color w:val="auto"/>
          <w:kern w:val="0"/>
        </w:rPr>
        <w:t xml:space="preserve">4.1 </w:t>
      </w:r>
      <w:r>
        <w:rPr>
          <w:rFonts w:ascii="宋体" w:hAnsi="宋体" w:cs="宋体" w:eastAsia="宋体"/>
          <w:color w:val="auto"/>
          <w:kern w:val="0"/>
        </w:rPr>
        <w:t>甲方的权利和义务</w:t>
      </w:r>
    </w:p>
    <w:p>
      <w:pPr>
        <w:pStyle w:val="A"/>
        <w:tabs>
          <w:tab w:val="clear" w:pos="420"/>
          <w:tab w:val="left" w:pos="425" w:leader="none"/>
        </w:tabs>
        <w:spacing w:lineRule="auto" w:line="276"/>
        <w:ind w:firstLine="420"/>
        <w:rPr>
          <w:rFonts w:ascii="宋体" w:hAnsi="宋体" w:eastAsia="宋体" w:cs="宋体"/>
          <w:color w:val="auto"/>
          <w:kern w:val="0"/>
        </w:rPr>
      </w:pPr>
      <w:del w:id="116" w:author="未知作者" w:date="2026-04-08T11:42:20Z">
        <w:r>
          <w:rPr>
            <w:rFonts w:eastAsia="宋体" w:cs="宋体" w:ascii="宋体" w:hAnsi="宋体"/>
            <w:color w:val="auto"/>
            <w:kern w:val="0"/>
          </w:rPr>
          <w:delText>1</w:delText>
        </w:r>
      </w:del>
      <w:del w:id="117" w:author="未知作者" w:date="2026-04-08T11:42:20Z">
        <w:r>
          <w:rPr>
            <w:rFonts w:ascii="宋体" w:hAnsi="宋体" w:cs="宋体" w:eastAsia="宋体"/>
            <w:color w:val="auto"/>
            <w:kern w:val="0"/>
          </w:rPr>
          <w:delText>、甲方应积极协调乙方和业主、用户的关系，并协助乙方的充电桩的进场施工以及运营正常。</w:delText>
        </w:r>
      </w:del>
      <w:ins w:id="118" w:author="未知作者" w:date="2026-04-08T11:42:20Z">
        <w:r>
          <w:rPr>
            <w:rFonts w:eastAsia="宋体" w:cs="宋体" w:ascii="宋体" w:hAnsi="宋体"/>
            <w:color w:val="auto"/>
            <w:kern w:val="0"/>
          </w:rPr>
          <w:t>1</w:t>
        </w:r>
      </w:ins>
      <w:ins w:id="119" w:author="未知作者" w:date="2026-04-08T11:42:20Z">
        <w:r>
          <w:rPr>
            <w:rFonts w:ascii="宋体" w:hAnsi="宋体" w:cs="宋体" w:eastAsia="宋体"/>
            <w:color w:val="auto"/>
            <w:kern w:val="0"/>
          </w:rPr>
          <w:t>、甲方应在合理必要范围内协调乙方与业主、用户的关系，并协助乙方进场施工及正常运营；但甲方的协助不构成对乙方投资收益、审批结果、运营效果或用户数量的任何承诺或保证。</w:t>
        </w:r>
      </w:ins>
    </w:p>
    <w:p>
      <w:pPr>
        <w:pStyle w:val="A"/>
        <w:tabs>
          <w:tab w:val="left" w:pos="420" w:leader="none"/>
        </w:tabs>
        <w:spacing w:lineRule="auto" w:line="276"/>
        <w:ind w:firstLine="420"/>
        <w:rPr>
          <w:rFonts w:ascii="宋体" w:hAnsi="宋体" w:eastAsia="宋体" w:cs="宋体"/>
          <w:color w:val="auto"/>
          <w:kern w:val="0"/>
        </w:rPr>
      </w:pPr>
      <w:del w:id="120" w:author="未知作者" w:date="2026-04-08T11:42:20Z">
        <w:r>
          <w:rPr>
            <w:rFonts w:eastAsia="宋体" w:cs="宋体" w:ascii="宋体" w:hAnsi="宋体"/>
            <w:color w:val="auto"/>
            <w:kern w:val="0"/>
          </w:rPr>
          <w:delText>2</w:delText>
        </w:r>
      </w:del>
      <w:del w:id="121" w:author="未知作者" w:date="2026-04-08T11:42:20Z">
        <w:r>
          <w:rPr>
            <w:rFonts w:ascii="宋体" w:hAnsi="宋体" w:cs="宋体" w:eastAsia="宋体"/>
            <w:color w:val="auto"/>
            <w:kern w:val="0"/>
          </w:rPr>
          <w:delText>、甲方应积极配合乙方向业主及用户推广乙方的充电管理制度，监督充电桩的运营。</w:delText>
        </w:r>
      </w:del>
      <w:ins w:id="122" w:author="未知作者" w:date="2026-04-08T11:42:20Z">
        <w:r>
          <w:rPr>
            <w:rFonts w:eastAsia="宋体" w:cs="宋体" w:ascii="宋体" w:hAnsi="宋体"/>
            <w:color w:val="auto"/>
            <w:kern w:val="0"/>
          </w:rPr>
          <w:t>2</w:t>
        </w:r>
      </w:ins>
      <w:ins w:id="123" w:author="未知作者" w:date="2026-04-08T11:42:20Z">
        <w:r>
          <w:rPr>
            <w:rFonts w:ascii="宋体" w:hAnsi="宋体" w:cs="宋体" w:eastAsia="宋体"/>
            <w:color w:val="auto"/>
            <w:kern w:val="0"/>
          </w:rPr>
          <w:t>、甲方可根据项目实际情况，协助乙方向业主及用户公示乙方的充电管理制度；甲方有权对充电桩的施工、运营秩序、安全、消防、卫生、投诉处理等进行监督管理，乙方应予以配合并按要求整改。</w:t>
        </w:r>
      </w:ins>
    </w:p>
    <w:p>
      <w:pPr>
        <w:pStyle w:val="A"/>
        <w:tabs>
          <w:tab w:val="left" w:pos="420" w:leader="none"/>
        </w:tabs>
        <w:spacing w:lineRule="auto" w:line="276"/>
        <w:ind w:firstLine="420"/>
        <w:rPr>
          <w:rFonts w:ascii="宋体" w:hAnsi="宋体" w:eastAsia="宋体" w:cs="宋体"/>
          <w:color w:val="auto"/>
          <w:kern w:val="0"/>
        </w:rPr>
      </w:pPr>
      <w:del w:id="124" w:author="未知作者" w:date="2026-04-08T11:42:20Z">
        <w:r>
          <w:rPr>
            <w:rFonts w:eastAsia="宋体" w:cs="宋体" w:ascii="宋体" w:hAnsi="宋体"/>
            <w:color w:val="auto"/>
            <w:kern w:val="0"/>
          </w:rPr>
          <w:delText>3</w:delText>
        </w:r>
      </w:del>
      <w:del w:id="125" w:author="未知作者" w:date="2026-04-08T11:42:20Z">
        <w:r>
          <w:rPr>
            <w:rFonts w:ascii="宋体" w:hAnsi="宋体" w:cs="宋体" w:eastAsia="宋体"/>
            <w:color w:val="auto"/>
            <w:kern w:val="0"/>
          </w:rPr>
          <w:delText>、在本合同有效期内，若甲方丧失物业的管理权，或该区域发生政府征用、土地权属或使用性质变更的情况，本合同自动终止；双方自行承担因本项目而产生的费用，且互不承担违约责任。</w:delText>
        </w:r>
      </w:del>
      <w:ins w:id="126" w:author="未知作者" w:date="2026-04-08T11:42:20Z">
        <w:r>
          <w:rPr>
            <w:rFonts w:eastAsia="宋体" w:cs="宋体" w:ascii="宋体" w:hAnsi="宋体"/>
            <w:color w:val="auto"/>
            <w:kern w:val="0"/>
          </w:rPr>
          <w:t>3</w:t>
        </w:r>
      </w:ins>
      <w:ins w:id="127" w:author="未知作者" w:date="2026-04-08T11:42:20Z">
        <w:r>
          <w:rPr>
            <w:rFonts w:ascii="宋体" w:hAnsi="宋体" w:cs="宋体" w:eastAsia="宋体"/>
            <w:color w:val="auto"/>
            <w:kern w:val="0"/>
          </w:rPr>
          <w:t>、在本合同有效期内，若甲方丧失物业的管理权，或该区域发生政府征用、土地权属或使用性质变更，或因政府、消防、供电、规划、物业管理等客观原因导致本项目无法继续实施的，本合同自动终止。甲方应及时通知乙方，乙方应按甲方要求期限完成撤场并恢复场地。除因甲方故意或重大过失造成外，甲方不承担乙方设备投入、预期收益、搬迁、停运等补偿责任。</w:t>
        </w:r>
      </w:ins>
    </w:p>
    <w:p>
      <w:pPr>
        <w:pStyle w:val="A"/>
        <w:tabs>
          <w:tab w:val="left" w:pos="420" w:leader="none"/>
        </w:tabs>
        <w:spacing w:lineRule="auto" w:line="276"/>
        <w:ind w:firstLine="420"/>
        <w:rPr>
          <w:rFonts w:ascii="宋体" w:hAnsi="宋体" w:eastAsia="宋体" w:cs="宋体"/>
          <w:color w:val="auto"/>
          <w:kern w:val="0"/>
        </w:rPr>
      </w:pPr>
      <w:del w:id="128" w:author="未知作者" w:date="2026-04-08T11:42:20Z">
        <w:r>
          <w:rPr>
            <w:rFonts w:eastAsia="宋体" w:cs="宋体" w:ascii="宋体" w:hAnsi="宋体"/>
            <w:color w:val="auto"/>
            <w:kern w:val="0"/>
          </w:rPr>
          <w:delText>4</w:delText>
        </w:r>
      </w:del>
      <w:del w:id="129" w:author="未知作者" w:date="2026-04-08T11:42:20Z">
        <w:r>
          <w:rPr>
            <w:rFonts w:ascii="宋体" w:hAnsi="宋体" w:cs="宋体" w:eastAsia="宋体"/>
            <w:color w:val="auto"/>
            <w:kern w:val="0"/>
          </w:rPr>
          <w:delText>、在本合同有效期内，甲方将乙方的设备纳入其安保、巡查范围之内。当乙方设备发生故障时，甲方在管项目知悉有关情况后，有义务及时通知乙方，乙方承诺在接到通知后</w:delText>
        </w:r>
      </w:del>
      <w:del w:id="130" w:author="未知作者" w:date="2026-04-08T11:42:20Z">
        <w:r>
          <w:rPr>
            <w:rFonts w:eastAsia="宋体" w:cs="宋体" w:ascii="宋体" w:hAnsi="宋体"/>
            <w:color w:val="auto"/>
            <w:kern w:val="0"/>
          </w:rPr>
          <w:delText>48</w:delText>
        </w:r>
      </w:del>
      <w:del w:id="131" w:author="未知作者" w:date="2026-04-08T11:42:20Z">
        <w:r>
          <w:rPr>
            <w:rFonts w:ascii="宋体" w:hAnsi="宋体" w:cs="宋体" w:eastAsia="宋体"/>
            <w:color w:val="auto"/>
            <w:kern w:val="0"/>
          </w:rPr>
          <w:delText>小时内迅速维修，产生的维修费用由乙方承担。若乙方未能按时维修，甲方有权另行聘请第三方进行维修，由此产生的费用由乙方承担。</w:delText>
        </w:r>
      </w:del>
      <w:ins w:id="132" w:author="未知作者" w:date="2026-04-08T11:42:20Z">
        <w:r>
          <w:rPr>
            <w:rFonts w:eastAsia="宋体" w:cs="宋体" w:ascii="宋体" w:hAnsi="宋体"/>
            <w:color w:val="auto"/>
            <w:kern w:val="0"/>
          </w:rPr>
          <w:t>4</w:t>
        </w:r>
      </w:ins>
      <w:ins w:id="133" w:author="未知作者" w:date="2026-04-08T11:42:20Z">
        <w:r>
          <w:rPr>
            <w:rFonts w:ascii="宋体" w:hAnsi="宋体" w:cs="宋体" w:eastAsia="宋体"/>
            <w:color w:val="auto"/>
            <w:kern w:val="0"/>
          </w:rPr>
          <w:t>、在本合同有效期内，甲方可将乙方设备纳入日常安保、巡查范围，但该等巡查不构成甲方对乙方设备的专门保管责任。当乙方设备发生故障时，甲方在管项目知悉有关情况后，有义务及时通知乙方，乙方承诺在接到通知后</w:t>
        </w:r>
      </w:ins>
      <w:ins w:id="134" w:author="未知作者" w:date="2026-04-08T11:42:20Z">
        <w:r>
          <w:rPr>
            <w:rFonts w:eastAsia="宋体" w:cs="宋体" w:ascii="宋体" w:hAnsi="宋体"/>
            <w:color w:val="auto"/>
            <w:kern w:val="0"/>
          </w:rPr>
          <w:t>48</w:t>
        </w:r>
      </w:ins>
      <w:ins w:id="135" w:author="未知作者" w:date="2026-04-08T11:42:20Z">
        <w:r>
          <w:rPr>
            <w:rFonts w:ascii="宋体" w:hAnsi="宋体" w:cs="宋体" w:eastAsia="宋体"/>
            <w:color w:val="auto"/>
            <w:kern w:val="0"/>
          </w:rPr>
          <w:t>小时内完成维修或提出书面处理方案，产生的维修费用由乙方承担。若乙方未能按时维修，甲方有权另行聘请第三方进行维修或采取必要处置措施，由此产生的费用由乙方承担。</w:t>
        </w:r>
      </w:ins>
    </w:p>
    <w:p>
      <w:pPr>
        <w:pStyle w:val="A"/>
        <w:tabs>
          <w:tab w:val="left" w:pos="420" w:leader="none"/>
        </w:tabs>
        <w:spacing w:lineRule="auto" w:line="276"/>
        <w:rPr>
          <w:rFonts w:ascii="宋体" w:hAnsi="宋体" w:eastAsia="宋体" w:cs="宋体"/>
          <w:color w:val="auto"/>
          <w:ins w:id="140" w:author="未知作者" w:date="2026-04-08T11:42:20Z"/>
          <w:kern w:val="0"/>
        </w:rPr>
      </w:pPr>
      <w:del w:id="136" w:author="未知作者" w:date="2026-04-08T11:42:20Z">
        <w:r>
          <w:rPr>
            <w:rFonts w:eastAsia="宋体" w:cs="宋体" w:ascii="宋体" w:hAnsi="宋体"/>
            <w:color w:val="auto"/>
            <w:kern w:val="0"/>
          </w:rPr>
          <w:delText xml:space="preserve">4.2 </w:delText>
        </w:r>
      </w:del>
      <w:del w:id="137" w:author="未知作者" w:date="2026-04-08T11:42:20Z">
        <w:r>
          <w:rPr>
            <w:rFonts w:ascii="宋体" w:hAnsi="宋体" w:cs="宋体" w:eastAsia="宋体"/>
            <w:color w:val="auto"/>
            <w:kern w:val="0"/>
          </w:rPr>
          <w:delText>乙方的权利和义务</w:delText>
        </w:r>
      </w:del>
      <w:ins w:id="138" w:author="未知作者" w:date="2026-04-08T11:42:20Z">
        <w:r>
          <w:rPr>
            <w:rFonts w:eastAsia="宋体" w:cs="宋体" w:ascii="宋体" w:hAnsi="宋体"/>
            <w:color w:val="auto"/>
            <w:kern w:val="0"/>
          </w:rPr>
          <w:t>5</w:t>
        </w:r>
      </w:ins>
      <w:ins w:id="139" w:author="未知作者" w:date="2026-04-08T11:42:20Z">
        <w:r>
          <w:rPr>
            <w:rFonts w:ascii="宋体" w:hAnsi="宋体" w:cs="宋体" w:eastAsia="宋体"/>
            <w:color w:val="auto"/>
            <w:kern w:val="0"/>
          </w:rPr>
          <w:t>、因消防安全、政府监管、公共秩序、投诉集中、停车管理等需要，甲方有权对充电桩开放时间、车辆停放秩序、标识设置等提出合理管理要求，乙方应配合执行。</w:t>
        </w:r>
      </w:ins>
    </w:p>
    <w:p>
      <w:pPr>
        <w:pStyle w:val="A"/>
        <w:tabs>
          <w:tab w:val="left" w:pos="420" w:leader="none"/>
        </w:tabs>
        <w:spacing w:lineRule="auto" w:line="276"/>
        <w:rPr>
          <w:rFonts w:ascii="宋体" w:hAnsi="宋体" w:eastAsia="宋体" w:cs="宋体"/>
          <w:color w:val="auto"/>
          <w:kern w:val="0"/>
        </w:rPr>
      </w:pPr>
      <w:ins w:id="141" w:author="未知作者" w:date="2026-04-08T11:42:20Z">
        <w:r>
          <w:rPr>
            <w:rFonts w:eastAsia="宋体" w:cs="宋体" w:ascii="宋体" w:hAnsi="宋体"/>
            <w:color w:val="auto"/>
            <w:kern w:val="0"/>
          </w:rPr>
          <w:t xml:space="preserve">4.2 </w:t>
        </w:r>
      </w:ins>
      <w:ins w:id="142" w:author="未知作者" w:date="2026-04-08T11:42:20Z">
        <w:r>
          <w:rPr>
            <w:rFonts w:ascii="宋体" w:hAnsi="宋体" w:cs="宋体" w:eastAsia="宋体"/>
            <w:color w:val="auto"/>
            <w:kern w:val="0"/>
          </w:rPr>
          <w:t>乙方的权利和义务</w:t>
        </w:r>
      </w:ins>
    </w:p>
    <w:p>
      <w:pPr>
        <w:pStyle w:val="A"/>
        <w:tabs>
          <w:tab w:val="left" w:pos="420" w:leader="none"/>
        </w:tabs>
        <w:spacing w:lineRule="auto" w:line="276"/>
        <w:ind w:firstLine="420"/>
        <w:rPr>
          <w:rFonts w:ascii="宋体" w:hAnsi="宋体" w:eastAsia="宋体" w:cs="宋体"/>
          <w:color w:val="auto"/>
          <w:kern w:val="0"/>
        </w:rPr>
      </w:pPr>
      <w:r>
        <w:rPr>
          <w:rFonts w:eastAsia="宋体" w:cs="宋体" w:ascii="宋体" w:hAnsi="宋体"/>
          <w:color w:val="auto"/>
          <w:kern w:val="0"/>
        </w:rPr>
        <w:t>1</w:t>
      </w:r>
      <w:r>
        <w:rPr>
          <w:rFonts w:ascii="宋体" w:hAnsi="宋体" w:cs="宋体" w:eastAsia="宋体"/>
          <w:color w:val="auto"/>
          <w:kern w:val="0"/>
        </w:rPr>
        <w:t>、乙方对其建设的充电桩拥有所有权。</w:t>
      </w:r>
    </w:p>
    <w:p>
      <w:pPr>
        <w:pStyle w:val="A"/>
        <w:tabs>
          <w:tab w:val="left" w:pos="420" w:leader="none"/>
        </w:tabs>
        <w:spacing w:lineRule="auto" w:line="276"/>
        <w:ind w:firstLine="420"/>
        <w:rPr>
          <w:rFonts w:ascii="宋体" w:hAnsi="宋体" w:eastAsia="宋体" w:cs="宋体"/>
          <w:color w:val="auto"/>
          <w:kern w:val="0"/>
        </w:rPr>
      </w:pPr>
      <w:r>
        <w:rPr>
          <w:rFonts w:eastAsia="宋体" w:cs="宋体" w:ascii="宋体" w:hAnsi="宋体"/>
          <w:color w:val="auto"/>
          <w:kern w:val="0"/>
        </w:rPr>
        <w:t>2</w:t>
      </w:r>
      <w:r>
        <w:rPr>
          <w:rFonts w:ascii="宋体" w:hAnsi="宋体" w:cs="宋体" w:eastAsia="宋体"/>
          <w:color w:val="auto"/>
          <w:kern w:val="0"/>
        </w:rPr>
        <w:t>、乙方享有合法收取相应收益的权利。</w:t>
      </w:r>
    </w:p>
    <w:p>
      <w:pPr>
        <w:pStyle w:val="A"/>
        <w:tabs>
          <w:tab w:val="left" w:pos="420" w:leader="none"/>
        </w:tabs>
        <w:spacing w:lineRule="auto" w:line="276"/>
        <w:ind w:firstLine="420"/>
        <w:rPr>
          <w:rFonts w:ascii="宋体" w:hAnsi="宋体" w:eastAsia="宋体" w:cs="宋体"/>
          <w:color w:val="auto"/>
          <w:kern w:val="0"/>
        </w:rPr>
      </w:pPr>
      <w:del w:id="143" w:author="未知作者" w:date="2026-04-08T11:42:20Z">
        <w:r>
          <w:rPr>
            <w:rFonts w:eastAsia="宋体" w:cs="宋体" w:ascii="宋体" w:hAnsi="宋体"/>
            <w:color w:val="auto"/>
            <w:kern w:val="0"/>
          </w:rPr>
          <w:delText>3</w:delText>
        </w:r>
      </w:del>
      <w:del w:id="144" w:author="未知作者" w:date="2026-04-08T11:42:20Z">
        <w:r>
          <w:rPr>
            <w:rFonts w:ascii="宋体" w:hAnsi="宋体" w:cs="宋体" w:eastAsia="宋体"/>
            <w:color w:val="auto"/>
            <w:kern w:val="0"/>
          </w:rPr>
          <w:delText>、乙方负责提供符合国家标准及行业标准的充电设备，并向相关部门取得运营许可。</w:delText>
        </w:r>
      </w:del>
      <w:ins w:id="145" w:author="未知作者" w:date="2026-04-08T11:42:20Z">
        <w:r>
          <w:rPr>
            <w:rFonts w:eastAsia="宋体" w:cs="宋体" w:ascii="宋体" w:hAnsi="宋体"/>
            <w:color w:val="auto"/>
            <w:kern w:val="0"/>
          </w:rPr>
          <w:t>3</w:t>
        </w:r>
      </w:ins>
      <w:ins w:id="146" w:author="未知作者" w:date="2026-04-08T11:42:20Z">
        <w:r>
          <w:rPr>
            <w:rFonts w:ascii="宋体" w:hAnsi="宋体" w:cs="宋体" w:eastAsia="宋体"/>
            <w:color w:val="auto"/>
            <w:kern w:val="0"/>
          </w:rPr>
          <w:t>、乙方负责提供符合国家标准及行业标准的充电设备，并自行向相关部门取得、维持运营所需的全部许可、备案及其他合法手续。</w:t>
        </w:r>
      </w:ins>
    </w:p>
    <w:p>
      <w:pPr>
        <w:pStyle w:val="A"/>
        <w:tabs>
          <w:tab w:val="left" w:pos="420" w:leader="none"/>
        </w:tabs>
        <w:spacing w:lineRule="auto" w:line="276"/>
        <w:ind w:firstLine="420"/>
        <w:rPr>
          <w:rFonts w:ascii="宋体" w:hAnsi="宋体" w:eastAsia="宋体" w:cs="宋体"/>
          <w:color w:val="auto"/>
          <w:kern w:val="0"/>
          <w:lang w:val="zh-TW"/>
        </w:rPr>
      </w:pPr>
      <w:del w:id="147" w:author="未知作者" w:date="2026-04-08T11:42:20Z">
        <w:r>
          <w:rPr>
            <w:rFonts w:eastAsia="宋体" w:cs="宋体" w:ascii="宋体" w:hAnsi="宋体"/>
            <w:color w:val="auto"/>
            <w:kern w:val="0"/>
          </w:rPr>
          <w:delText>4</w:delText>
        </w:r>
      </w:del>
      <w:del w:id="148" w:author="未知作者" w:date="2026-04-08T11:42:20Z">
        <w:r>
          <w:rPr>
            <w:rFonts w:ascii="宋体" w:hAnsi="宋体" w:cs="宋体" w:eastAsia="宋体"/>
            <w:color w:val="auto"/>
            <w:kern w:val="0"/>
          </w:rPr>
          <w:delText>、乙方按照市场及运营需求，</w:delText>
        </w:r>
      </w:del>
      <w:del w:id="149" w:author="未知作者" w:date="2026-04-08T11:42:20Z">
        <w:r>
          <w:rPr>
            <w:rFonts w:ascii="宋体" w:hAnsi="宋体" w:cs="宋体" w:eastAsia="宋体"/>
            <w:color w:val="auto"/>
            <w:kern w:val="0"/>
            <w:lang w:val="zh-TW" w:eastAsia="zh-TW"/>
          </w:rPr>
          <w:delText>根据国家及</w:delText>
        </w:r>
      </w:del>
      <w:del w:id="150" w:author="未知作者" w:date="2026-04-08T11:42:20Z">
        <w:r>
          <w:rPr>
            <w:rFonts w:ascii="宋体" w:hAnsi="宋体" w:cs="宋体" w:eastAsia="宋体"/>
            <w:color w:val="auto"/>
            <w:kern w:val="0"/>
            <w:lang w:val="zh-CN"/>
          </w:rPr>
          <w:delText>当地</w:delText>
        </w:r>
      </w:del>
      <w:del w:id="151" w:author="未知作者" w:date="2026-04-08T11:42:20Z">
        <w:r>
          <w:rPr>
            <w:rFonts w:ascii="宋体" w:hAnsi="宋体" w:cs="宋体" w:eastAsia="宋体"/>
            <w:color w:val="auto"/>
            <w:kern w:val="0"/>
            <w:lang w:val="zh-TW" w:eastAsia="zh-TW"/>
          </w:rPr>
          <w:delText>市的相关规定及政府指导定价制订</w:delText>
        </w:r>
      </w:del>
      <w:del w:id="152" w:author="未知作者" w:date="2026-04-08T11:42:20Z">
        <w:r>
          <w:rPr>
            <w:rFonts w:ascii="宋体" w:hAnsi="宋体" w:cs="宋体" w:eastAsia="宋体"/>
            <w:color w:val="auto"/>
            <w:kern w:val="0"/>
            <w:lang w:val="zh-TW"/>
          </w:rPr>
          <w:delText>充电</w:delText>
        </w:r>
      </w:del>
      <w:del w:id="153" w:author="未知作者" w:date="2026-04-08T11:42:20Z">
        <w:r>
          <w:rPr>
            <w:rFonts w:eastAsia="宋体" w:cs="宋体" w:ascii="宋体" w:hAnsi="宋体"/>
            <w:color w:val="auto"/>
            <w:kern w:val="0"/>
          </w:rPr>
          <w:tab/>
        </w:r>
      </w:del>
      <w:del w:id="154" w:author="未知作者" w:date="2026-04-08T11:42:20Z">
        <w:r>
          <w:rPr>
            <w:rFonts w:ascii="宋体" w:hAnsi="宋体" w:cs="宋体" w:eastAsia="宋体"/>
            <w:color w:val="auto"/>
            <w:kern w:val="0"/>
            <w:lang w:val="zh-TW"/>
          </w:rPr>
          <w:delText>站</w:delText>
        </w:r>
      </w:del>
      <w:del w:id="155" w:author="未知作者" w:date="2026-04-08T11:42:20Z">
        <w:r>
          <w:rPr>
            <w:rFonts w:ascii="宋体" w:hAnsi="宋体" w:cs="宋体" w:eastAsia="宋体"/>
            <w:color w:val="auto"/>
            <w:kern w:val="0"/>
            <w:lang w:val="zh-TW" w:eastAsia="zh-TW"/>
          </w:rPr>
          <w:delText>的充电服务费</w:delText>
        </w:r>
      </w:del>
      <w:del w:id="156" w:author="未知作者" w:date="2026-04-08T11:42:20Z">
        <w:r>
          <w:rPr>
            <w:rFonts w:ascii="宋体" w:hAnsi="宋体" w:cs="宋体" w:eastAsia="宋体"/>
            <w:color w:val="auto"/>
            <w:kern w:val="0"/>
            <w:lang w:val="zh-TW"/>
          </w:rPr>
          <w:delText>标准。</w:delText>
        </w:r>
      </w:del>
      <w:ins w:id="157" w:author="未知作者" w:date="2026-04-08T11:42:20Z">
        <w:r>
          <w:rPr>
            <w:rFonts w:eastAsia="宋体" w:cs="宋体" w:ascii="宋体" w:hAnsi="宋体"/>
            <w:color w:val="auto"/>
            <w:kern w:val="0"/>
            <w:lang w:val="zh-TW"/>
          </w:rPr>
          <w:t>4</w:t>
        </w:r>
      </w:ins>
      <w:ins w:id="158" w:author="未知作者" w:date="2026-04-08T11:42:20Z">
        <w:r>
          <w:rPr>
            <w:rFonts w:ascii="宋体" w:hAnsi="宋体" w:cs="宋体" w:eastAsia="宋体"/>
            <w:color w:val="auto"/>
            <w:kern w:val="0"/>
            <w:lang w:val="zh-TW"/>
          </w:rPr>
          <w:t>、乙方应根据国家及当地政府有关规定、指导政策和市场情况，依法、合规制定并公示充电服务费标准，不得借甲方名义收费或作出超出本合同范围的承诺。</w:t>
        </w:r>
      </w:ins>
    </w:p>
    <w:p>
      <w:pPr>
        <w:pStyle w:val="A"/>
        <w:numPr>
          <w:ilvl w:val="0"/>
          <w:numId w:val="2"/>
        </w:numPr>
        <w:tabs>
          <w:tab w:val="left" w:pos="420" w:leader="none"/>
        </w:tabs>
        <w:spacing w:lineRule="auto" w:line="276"/>
        <w:ind w:firstLine="420"/>
        <w:rPr>
          <w:rFonts w:ascii="宋体" w:hAnsi="宋体" w:eastAsia="宋体" w:cs="宋体"/>
          <w:color w:val="auto"/>
          <w:kern w:val="0"/>
        </w:rPr>
      </w:pPr>
      <w:del w:id="159" w:author="未知作者" w:date="2026-04-08T11:42:21Z">
        <w:r>
          <w:rPr>
            <w:rFonts w:ascii="宋体" w:hAnsi="宋体" w:cs="宋体" w:eastAsia="宋体"/>
            <w:color w:val="auto"/>
            <w:kern w:val="0"/>
          </w:rPr>
          <w:delText>乙方负责充电桩的建设、安装调试与升级改造，以及承担合同有效期内的对充电桩日常巡检、点检，定期维护与保养等义务。</w:delText>
        </w:r>
      </w:del>
      <w:ins w:id="160" w:author="未知作者" w:date="2026-04-08T11:42:21Z">
        <w:r>
          <w:rPr>
            <w:rFonts w:eastAsia="宋体" w:cs="宋体" w:ascii="宋体" w:hAnsi="宋体"/>
            <w:color w:val="auto"/>
            <w:kern w:val="0"/>
          </w:rPr>
          <w:t>5</w:t>
        </w:r>
      </w:ins>
      <w:ins w:id="161" w:author="未知作者" w:date="2026-04-08T11:42:21Z">
        <w:r>
          <w:rPr>
            <w:rFonts w:ascii="宋体" w:hAnsi="宋体" w:cs="宋体" w:eastAsia="宋体"/>
            <w:color w:val="auto"/>
            <w:kern w:val="0"/>
          </w:rPr>
          <w:t>、乙方负责充电桩的建设、安装调试、升级改造、日常巡检、点检、定期维护与保养、故障抢修、客户服务及投诉处理，并承担相关费用。</w:t>
        </w:r>
      </w:ins>
    </w:p>
    <w:p>
      <w:pPr>
        <w:pStyle w:val="A"/>
        <w:tabs>
          <w:tab w:val="left" w:pos="420" w:leader="none"/>
        </w:tabs>
        <w:spacing w:lineRule="auto" w:line="276"/>
        <w:ind w:firstLine="420"/>
        <w:rPr>
          <w:rFonts w:ascii="宋体" w:hAnsi="宋体" w:eastAsia="宋体" w:cs="宋体"/>
          <w:color w:val="auto"/>
          <w:kern w:val="0"/>
        </w:rPr>
      </w:pPr>
      <w:del w:id="162" w:author="未知作者" w:date="2026-04-08T11:42:21Z">
        <w:r>
          <w:rPr>
            <w:rFonts w:eastAsia="宋体" w:cs="宋体" w:ascii="宋体" w:hAnsi="宋体"/>
            <w:color w:val="auto"/>
            <w:kern w:val="0"/>
          </w:rPr>
          <w:delText>6</w:delText>
        </w:r>
      </w:del>
      <w:del w:id="163" w:author="未知作者" w:date="2026-04-08T11:42:21Z">
        <w:r>
          <w:rPr>
            <w:rFonts w:ascii="宋体" w:hAnsi="宋体" w:cs="宋体" w:eastAsia="宋体"/>
            <w:color w:val="auto"/>
            <w:kern w:val="0"/>
          </w:rPr>
          <w:delText>、乙方按照相关法律法规的规定为充电桩设施投保产品责任险，保额</w:delText>
        </w:r>
      </w:del>
      <w:del w:id="164" w:author="未知作者" w:date="2026-04-08T11:42:21Z">
        <w:bookmarkStart w:id="3" w:name="_Hlk135758733"/>
        <w:r>
          <w:rPr>
            <w:rFonts w:ascii="宋体" w:hAnsi="宋体" w:cs="宋体" w:eastAsia="宋体"/>
            <w:color w:val="auto"/>
            <w:kern w:val="0"/>
            <w:highlight w:val="yellow"/>
          </w:rPr>
          <w:delText xml:space="preserve">【 </w:delText>
        </w:r>
      </w:del>
      <w:del w:id="165" w:author="未知作者" w:date="2026-04-08T11:42:21Z">
        <w:r>
          <w:rPr>
            <w:rFonts w:eastAsia="宋体" w:cs="宋体" w:ascii="宋体" w:hAnsi="宋体"/>
            <w:color w:val="auto"/>
            <w:kern w:val="0"/>
            <w:highlight w:val="yellow"/>
            <w:lang w:val="en-US"/>
          </w:rPr>
          <w:delText>500</w:delText>
        </w:r>
      </w:del>
      <w:del w:id="166" w:author="未知作者" w:date="2026-04-08T11:42:21Z">
        <w:r>
          <w:rPr>
            <w:rFonts w:eastAsia="宋体" w:cs="宋体" w:ascii="宋体" w:hAnsi="宋体"/>
            <w:color w:val="auto"/>
            <w:kern w:val="0"/>
            <w:highlight w:val="yellow"/>
          </w:rPr>
          <w:delText xml:space="preserve"> </w:delText>
        </w:r>
      </w:del>
      <w:del w:id="167" w:author="未知作者" w:date="2026-04-08T11:42:21Z">
        <w:r>
          <w:rPr>
            <w:rFonts w:ascii="宋体" w:hAnsi="宋体" w:cs="宋体" w:eastAsia="宋体"/>
            <w:color w:val="auto"/>
            <w:kern w:val="0"/>
            <w:highlight w:val="yellow"/>
          </w:rPr>
          <w:delText>】</w:delText>
        </w:r>
      </w:del>
      <w:del w:id="168" w:author="未知作者" w:date="2026-04-08T11:42:21Z">
        <w:bookmarkEnd w:id="3"/>
        <w:r>
          <w:rPr>
            <w:rFonts w:ascii="宋体" w:hAnsi="宋体" w:cs="宋体" w:eastAsia="宋体"/>
            <w:color w:val="auto"/>
            <w:kern w:val="0"/>
            <w:highlight w:val="yellow"/>
          </w:rPr>
          <w:delText>万</w:delText>
        </w:r>
      </w:del>
      <w:del w:id="169" w:author="未知作者" w:date="2026-04-08T11:42:21Z">
        <w:r>
          <w:rPr>
            <w:rFonts w:ascii="宋体" w:hAnsi="宋体" w:cs="宋体" w:eastAsia="宋体"/>
            <w:color w:val="auto"/>
            <w:kern w:val="0"/>
          </w:rPr>
          <w:delText>，乙方应将保单复印件交甲方留存。</w:delText>
        </w:r>
      </w:del>
      <w:ins w:id="170" w:author="未知作者" w:date="2026-04-08T11:42:21Z">
        <w:r>
          <w:rPr>
            <w:rFonts w:eastAsia="宋体" w:cs="宋体" w:ascii="宋体" w:hAnsi="宋体"/>
            <w:color w:val="auto"/>
            <w:kern w:val="0"/>
          </w:rPr>
          <w:t>6</w:t>
        </w:r>
      </w:ins>
      <w:ins w:id="171" w:author="未知作者" w:date="2026-04-08T11:42:21Z">
        <w:r>
          <w:rPr>
            <w:rFonts w:ascii="宋体" w:hAnsi="宋体" w:cs="宋体" w:eastAsia="宋体"/>
            <w:color w:val="auto"/>
            <w:kern w:val="0"/>
          </w:rPr>
          <w:t>、乙方按照相关法律法规的规定为充电桩设施及其运营活动投保产品责任险及公众责任险（或第三者责任险），累计保额不低于【</w:t>
        </w:r>
      </w:ins>
      <w:ins w:id="172" w:author="未知作者" w:date="2026-04-08T11:42:21Z">
        <w:r>
          <w:rPr>
            <w:rFonts w:eastAsia="宋体" w:cs="宋体" w:ascii="宋体" w:hAnsi="宋体"/>
            <w:color w:val="auto"/>
            <w:kern w:val="0"/>
          </w:rPr>
          <w:t>500</w:t>
        </w:r>
      </w:ins>
      <w:ins w:id="173" w:author="未知作者" w:date="2026-04-08T11:42:21Z">
        <w:r>
          <w:rPr>
            <w:rFonts w:ascii="宋体" w:hAnsi="宋体" w:cs="宋体" w:eastAsia="宋体"/>
            <w:color w:val="auto"/>
            <w:kern w:val="0"/>
          </w:rPr>
          <w:t>】万元，乙方应将保单复印件交甲方留存，并保证保险在合作期限内持续有效。</w:t>
        </w:r>
      </w:ins>
    </w:p>
    <w:p>
      <w:pPr>
        <w:pStyle w:val="A"/>
        <w:tabs>
          <w:tab w:val="left" w:pos="420" w:leader="none"/>
        </w:tabs>
        <w:spacing w:lineRule="auto" w:line="276"/>
        <w:ind w:firstLine="420"/>
        <w:rPr>
          <w:rFonts w:ascii="宋体" w:hAnsi="宋体" w:eastAsia="宋体" w:cs="宋体"/>
          <w:color w:val="auto"/>
          <w:kern w:val="0"/>
        </w:rPr>
      </w:pPr>
      <w:del w:id="174" w:author="未知作者" w:date="2026-04-08T11:42:21Z">
        <w:r>
          <w:rPr>
            <w:rFonts w:eastAsia="宋体" w:cs="宋体" w:ascii="宋体" w:hAnsi="宋体"/>
            <w:color w:val="auto"/>
            <w:kern w:val="0"/>
          </w:rPr>
          <w:delText>7</w:delText>
        </w:r>
      </w:del>
      <w:del w:id="175" w:author="未知作者" w:date="2026-04-08T11:42:21Z">
        <w:r>
          <w:rPr>
            <w:rFonts w:ascii="宋体" w:hAnsi="宋体" w:cs="宋体" w:eastAsia="宋体"/>
            <w:color w:val="auto"/>
            <w:kern w:val="0"/>
          </w:rPr>
          <w:delText>、若双方终止合作，乙方应在合同终止或解除后的【</w:delText>
        </w:r>
      </w:del>
      <w:del w:id="176" w:author="未知作者" w:date="2026-04-08T11:42:21Z">
        <w:r>
          <w:rPr>
            <w:rFonts w:eastAsia="宋体" w:cs="宋体" w:ascii="宋体" w:hAnsi="宋体"/>
            <w:color w:val="auto"/>
            <w:kern w:val="0"/>
          </w:rPr>
          <w:delText>15</w:delText>
        </w:r>
      </w:del>
      <w:del w:id="177" w:author="未知作者" w:date="2026-04-08T11:42:21Z">
        <w:r>
          <w:rPr>
            <w:rFonts w:ascii="宋体" w:hAnsi="宋体" w:cs="宋体" w:eastAsia="宋体"/>
            <w:color w:val="auto"/>
            <w:kern w:val="0"/>
          </w:rPr>
          <w:delText>】个工作日内完成充电桩的撤场。</w:delText>
        </w:r>
      </w:del>
      <w:ins w:id="178" w:author="未知作者" w:date="2026-04-08T11:42:21Z">
        <w:r>
          <w:rPr>
            <w:rFonts w:eastAsia="宋体" w:cs="宋体" w:ascii="宋体" w:hAnsi="宋体"/>
            <w:color w:val="auto"/>
            <w:kern w:val="0"/>
          </w:rPr>
          <w:t>7</w:t>
        </w:r>
      </w:ins>
      <w:ins w:id="179" w:author="未知作者" w:date="2026-04-08T11:42:21Z">
        <w:r>
          <w:rPr>
            <w:rFonts w:ascii="宋体" w:hAnsi="宋体" w:cs="宋体" w:eastAsia="宋体"/>
            <w:color w:val="auto"/>
            <w:kern w:val="0"/>
          </w:rPr>
          <w:t>、若双方终止合作，乙方应在合同终止或解除后的【</w:t>
        </w:r>
      </w:ins>
      <w:ins w:id="180" w:author="未知作者" w:date="2026-04-08T11:42:21Z">
        <w:r>
          <w:rPr>
            <w:rFonts w:eastAsia="宋体" w:cs="宋体" w:ascii="宋体" w:hAnsi="宋体"/>
            <w:color w:val="auto"/>
            <w:kern w:val="0"/>
          </w:rPr>
          <w:t>15</w:t>
        </w:r>
      </w:ins>
      <w:ins w:id="181" w:author="未知作者" w:date="2026-04-08T11:42:21Z">
        <w:r>
          <w:rPr>
            <w:rFonts w:ascii="宋体" w:hAnsi="宋体" w:cs="宋体" w:eastAsia="宋体"/>
            <w:color w:val="auto"/>
            <w:kern w:val="0"/>
          </w:rPr>
          <w:t>】个工作日内完成充电桩撤场、线路拆除、垃圾清运及场地恢复，并结清应付未付款项。</w:t>
        </w:r>
      </w:ins>
    </w:p>
    <w:p>
      <w:pPr>
        <w:pStyle w:val="A"/>
        <w:tabs>
          <w:tab w:val="left" w:pos="420" w:leader="none"/>
        </w:tabs>
        <w:spacing w:lineRule="auto" w:line="276"/>
        <w:ind w:firstLine="420"/>
        <w:rPr>
          <w:rFonts w:ascii="宋体" w:hAnsi="宋体" w:eastAsia="宋体" w:cs="宋体"/>
          <w:color w:val="auto"/>
          <w:kern w:val="0"/>
        </w:rPr>
      </w:pPr>
      <w:del w:id="182" w:author="未知作者" w:date="2026-04-08T11:42:21Z">
        <w:r>
          <w:rPr>
            <w:rFonts w:eastAsia="宋体" w:cs="宋体" w:ascii="宋体" w:hAnsi="宋体"/>
            <w:color w:val="auto"/>
            <w:kern w:val="0"/>
          </w:rPr>
          <w:delText>8</w:delText>
        </w:r>
      </w:del>
      <w:del w:id="183" w:author="未知作者" w:date="2026-04-08T11:42:21Z">
        <w:r>
          <w:rPr>
            <w:rFonts w:ascii="宋体" w:hAnsi="宋体" w:cs="宋体" w:eastAsia="宋体"/>
            <w:color w:val="auto"/>
            <w:kern w:val="0"/>
          </w:rPr>
          <w:delText>、乙方对充电桩运营管理活动不得对甲方业主和工作人员的正常生活、工作造成干扰，不得损害甲方品牌、商誉。</w:delText>
        </w:r>
      </w:del>
      <w:ins w:id="184" w:author="未知作者" w:date="2026-04-08T11:42:21Z">
        <w:r>
          <w:rPr>
            <w:rFonts w:eastAsia="宋体" w:cs="宋体" w:ascii="宋体" w:hAnsi="宋体"/>
            <w:color w:val="auto"/>
            <w:kern w:val="0"/>
          </w:rPr>
          <w:t>8</w:t>
        </w:r>
      </w:ins>
      <w:ins w:id="185" w:author="未知作者" w:date="2026-04-08T11:42:21Z">
        <w:r>
          <w:rPr>
            <w:rFonts w:ascii="宋体" w:hAnsi="宋体" w:cs="宋体" w:eastAsia="宋体"/>
            <w:color w:val="auto"/>
            <w:kern w:val="0"/>
          </w:rPr>
          <w:t>、乙方的充电桩运营管理活动不得对甲方业主、商户、消费者及工作人员的正常生活、经营和工作造成干扰，不得损害甲方品牌、商誉，不得妨碍停车秩序和消防通道使用。</w:t>
        </w:r>
      </w:ins>
    </w:p>
    <w:p>
      <w:pPr>
        <w:pStyle w:val="A"/>
        <w:tabs>
          <w:tab w:val="left" w:pos="420" w:leader="none"/>
        </w:tabs>
        <w:spacing w:lineRule="auto" w:line="276"/>
        <w:ind w:firstLine="420"/>
        <w:rPr>
          <w:rFonts w:ascii="宋体" w:hAnsi="宋体" w:eastAsia="宋体" w:cs="宋体"/>
          <w:color w:val="auto"/>
          <w:kern w:val="0"/>
        </w:rPr>
      </w:pPr>
      <w:del w:id="186" w:author="未知作者" w:date="2026-04-08T11:42:21Z">
        <w:r>
          <w:rPr>
            <w:rFonts w:eastAsia="宋体" w:cs="宋体" w:ascii="宋体" w:hAnsi="宋体"/>
            <w:color w:val="auto"/>
            <w:kern w:val="0"/>
          </w:rPr>
          <w:delText>9</w:delText>
        </w:r>
      </w:del>
      <w:del w:id="187" w:author="未知作者" w:date="2026-04-08T11:42:21Z">
        <w:r>
          <w:rPr>
            <w:rFonts w:ascii="宋体" w:hAnsi="宋体" w:cs="宋体" w:eastAsia="宋体"/>
            <w:color w:val="auto"/>
            <w:kern w:val="0"/>
          </w:rPr>
          <w:delText>、在合作期间，乙方须服从甲方对物业服务区域的管理，遵守项目的相关管理规约。因充电系统因素，造成对使用者或第三人的损失，包括但不限于超时过充、充电桩产品质量问题以及该充电桩漏电伤人等引起安全事故，由乙方和第三方自行协商处理并赔偿，概与甲方无关。若因上述原因，甲方已对第三方作出先行赔付的，乙方应当在有关情况发生后</w:delText>
        </w:r>
      </w:del>
      <w:del w:id="188" w:author="未知作者" w:date="2026-04-08T11:42:21Z">
        <w:r>
          <w:rPr>
            <w:rFonts w:eastAsia="宋体" w:cs="宋体" w:ascii="宋体" w:hAnsi="宋体"/>
            <w:color w:val="auto"/>
            <w:kern w:val="0"/>
          </w:rPr>
          <w:delText>10</w:delText>
        </w:r>
      </w:del>
      <w:del w:id="189" w:author="未知作者" w:date="2026-04-08T11:42:21Z">
        <w:r>
          <w:rPr>
            <w:rFonts w:ascii="宋体" w:hAnsi="宋体" w:cs="宋体" w:eastAsia="宋体"/>
            <w:color w:val="auto"/>
            <w:kern w:val="0"/>
          </w:rPr>
          <w:delText>天内，向甲方支付甲方向受害者支付的费用（包括但不限于：赔偿款、律师费、诉讼费等）。如因此给甲方造成损失，乙方须承担甲方的损失。如因使用者或第三人自身的问题导致的安全事故，不在甲乙双方责任范畴内。</w:delText>
        </w:r>
      </w:del>
      <w:ins w:id="190" w:author="未知作者" w:date="2026-04-08T11:42:21Z">
        <w:r>
          <w:rPr>
            <w:rFonts w:eastAsia="宋体" w:cs="宋体" w:ascii="宋体" w:hAnsi="宋体"/>
            <w:color w:val="auto"/>
            <w:kern w:val="0"/>
          </w:rPr>
          <w:t>9</w:t>
        </w:r>
      </w:ins>
      <w:ins w:id="191" w:author="未知作者" w:date="2026-04-08T11:42:21Z">
        <w:r>
          <w:rPr>
            <w:rFonts w:ascii="宋体" w:hAnsi="宋体" w:cs="宋体" w:eastAsia="宋体"/>
            <w:color w:val="auto"/>
            <w:kern w:val="0"/>
          </w:rPr>
          <w:t>、在合作期间，乙方须服从甲方对物业服务区域的管理，遵守项目的相关管理规约。因乙方设备、系统、施工、运营、收费、维护管理或乙方人员行为导致使用者或第三人的人身、财产损失，或引发安全事故、投诉、行政处罚、诉讼仲裁等，由乙方负责处理并承担全部责任，与甲方无关。若甲方因此向第三方先行赔付或承担其他费用的，乙方应在甲方通知后</w:t>
        </w:r>
      </w:ins>
      <w:ins w:id="192" w:author="未知作者" w:date="2026-04-08T11:42:21Z">
        <w:r>
          <w:rPr>
            <w:rFonts w:eastAsia="宋体" w:cs="宋体" w:ascii="宋体" w:hAnsi="宋体"/>
            <w:color w:val="auto"/>
            <w:kern w:val="0"/>
          </w:rPr>
          <w:t>10</w:t>
        </w:r>
      </w:ins>
      <w:ins w:id="193" w:author="未知作者" w:date="2026-04-08T11:42:21Z">
        <w:r>
          <w:rPr>
            <w:rFonts w:ascii="宋体" w:hAnsi="宋体" w:cs="宋体" w:eastAsia="宋体"/>
            <w:color w:val="auto"/>
            <w:kern w:val="0"/>
          </w:rPr>
          <w:t>日内全额偿付甲方已支付的款项及相关损失（包括但不限于赔偿款、律师费、诉讼费、保全费、鉴定费等）。如因使用者或第三人自身原因造成的损失，依法由责任方承担。</w:t>
        </w:r>
      </w:ins>
    </w:p>
    <w:p>
      <w:pPr>
        <w:pStyle w:val="A"/>
        <w:tabs>
          <w:tab w:val="left" w:pos="420" w:leader="none"/>
        </w:tabs>
        <w:spacing w:lineRule="auto" w:line="276"/>
        <w:ind w:firstLine="420"/>
        <w:rPr>
          <w:rFonts w:ascii="宋体" w:hAnsi="宋体" w:eastAsia="宋体" w:cs="宋体"/>
          <w:color w:val="auto"/>
          <w:kern w:val="0"/>
        </w:rPr>
      </w:pPr>
      <w:del w:id="194" w:author="未知作者" w:date="2026-04-08T11:42:21Z">
        <w:r>
          <w:rPr>
            <w:rFonts w:eastAsia="宋体" w:cs="宋体" w:ascii="宋体" w:hAnsi="宋体"/>
            <w:color w:val="auto"/>
            <w:kern w:val="0"/>
          </w:rPr>
          <w:delText>10</w:delText>
        </w:r>
      </w:del>
      <w:del w:id="195" w:author="未知作者" w:date="2026-04-08T11:42:21Z">
        <w:r>
          <w:rPr>
            <w:rFonts w:ascii="宋体" w:hAnsi="宋体" w:cs="宋体" w:eastAsia="宋体"/>
            <w:color w:val="auto"/>
            <w:kern w:val="0"/>
          </w:rPr>
          <w:delText>、乙方须根据消防管理要求对充电桩设备安装场地配置消防器材（如灭火器等）。</w:delText>
        </w:r>
      </w:del>
      <w:ins w:id="196" w:author="未知作者" w:date="2026-04-08T11:42:21Z">
        <w:r>
          <w:rPr>
            <w:rFonts w:eastAsia="宋体" w:cs="宋体" w:ascii="宋体" w:hAnsi="宋体"/>
            <w:color w:val="auto"/>
            <w:kern w:val="0"/>
          </w:rPr>
          <w:t>10</w:t>
        </w:r>
      </w:ins>
      <w:ins w:id="197" w:author="未知作者" w:date="2026-04-08T11:42:21Z">
        <w:r>
          <w:rPr>
            <w:rFonts w:ascii="宋体" w:hAnsi="宋体" w:cs="宋体" w:eastAsia="宋体"/>
            <w:color w:val="auto"/>
            <w:kern w:val="0"/>
          </w:rPr>
          <w:t>、乙方须根据消防管理要求对充电桩设备安装场地配置足量、有效的消防器材（如灭火器等），并负责定期检查、维护和更换。</w:t>
        </w:r>
      </w:ins>
    </w:p>
    <w:p>
      <w:pPr>
        <w:pStyle w:val="A"/>
        <w:tabs>
          <w:tab w:val="left" w:pos="420" w:leader="none"/>
        </w:tabs>
        <w:spacing w:lineRule="auto" w:line="276"/>
        <w:rPr>
          <w:rFonts w:ascii="宋体" w:hAnsi="宋体" w:eastAsia="宋体" w:cs="宋体"/>
          <w:bCs/>
          <w:color w:val="auto"/>
        </w:rPr>
      </w:pPr>
      <w:r>
        <w:rPr>
          <w:rFonts w:ascii="宋体" w:hAnsi="宋体" w:cs="宋体" w:eastAsia="宋体"/>
          <w:bCs/>
          <w:color w:val="auto"/>
        </w:rPr>
        <w:t xml:space="preserve">    </w:t>
      </w:r>
      <w:del w:id="198" w:author="未知作者" w:date="2026-04-08T11:42:21Z">
        <w:r>
          <w:rPr>
            <w:rFonts w:eastAsia="宋体" w:cs="宋体" w:ascii="宋体" w:hAnsi="宋体"/>
            <w:bCs/>
            <w:color w:val="auto"/>
          </w:rPr>
          <w:delText>11</w:delText>
        </w:r>
      </w:del>
      <w:del w:id="199" w:author="未知作者" w:date="2026-04-08T11:42:21Z">
        <w:r>
          <w:rPr>
            <w:rFonts w:ascii="宋体" w:hAnsi="宋体" w:cs="宋体" w:eastAsia="宋体"/>
            <w:bCs/>
            <w:color w:val="auto"/>
          </w:rPr>
          <w:delText>、在符合场地安全管理规定和场地需求的情况下，乙方负责安装场地的改造，将主电源线从甲方的配电房引至安装位置。</w:delText>
        </w:r>
      </w:del>
      <w:ins w:id="200" w:author="未知作者" w:date="2026-04-08T11:42:21Z">
        <w:r>
          <w:rPr>
            <w:rFonts w:eastAsia="宋体" w:cs="宋体" w:ascii="宋体" w:hAnsi="宋体"/>
            <w:bCs/>
            <w:color w:val="auto"/>
          </w:rPr>
          <w:t>11</w:t>
        </w:r>
      </w:ins>
      <w:ins w:id="201" w:author="未知作者" w:date="2026-04-08T11:42:21Z">
        <w:r>
          <w:rPr>
            <w:rFonts w:ascii="宋体" w:hAnsi="宋体" w:cs="宋体" w:eastAsia="宋体"/>
            <w:bCs/>
            <w:color w:val="auto"/>
          </w:rPr>
          <w:t>、在符合场地安全管理规定和场地需求的情况下，乙方负责安装场地的改造，并按甲方指定路线将主电源线从甲方配电房引至安装位置，相关费用均由乙方承担。施工、布线及恢复过程中如造成场地、建筑物、设施设备损坏的，乙方应负责修复并承担相应责任。</w:t>
        </w:r>
      </w:ins>
    </w:p>
    <w:p>
      <w:pPr>
        <w:pStyle w:val="A"/>
        <w:tabs>
          <w:tab w:val="left" w:pos="420" w:leader="none"/>
        </w:tabs>
        <w:spacing w:lineRule="auto" w:line="276"/>
        <w:rPr>
          <w:rFonts w:ascii="宋体" w:hAnsi="宋体" w:eastAsia="宋体" w:cs="宋体"/>
          <w:bCs/>
          <w:color w:val="auto"/>
          <w:ins w:id="207" w:author="未知作者" w:date="2026-04-08T11:42:21Z"/>
        </w:rPr>
      </w:pPr>
      <w:del w:id="202" w:author="未知作者" w:date="2026-04-08T11:42:21Z">
        <w:r>
          <w:rPr>
            <w:rFonts w:ascii="宋体" w:hAnsi="宋体" w:cs="宋体" w:eastAsia="宋体"/>
            <w:b/>
            <w:bCs/>
            <w:color w:val="auto"/>
          </w:rPr>
          <w:delText>第五条 合作费用及发票</w:delText>
        </w:r>
      </w:del>
      <w:ins w:id="203" w:author="未知作者" w:date="2026-04-08T11:42:21Z">
        <w:r>
          <w:rPr>
            <w:rFonts w:eastAsia="宋体" w:cs="宋体" w:ascii="宋体" w:hAnsi="宋体"/>
            <w:b/>
            <w:bCs/>
            <w:color w:val="auto"/>
          </w:rPr>
          <w:t>12</w:t>
        </w:r>
      </w:ins>
      <w:ins w:id="204" w:author="未知作者" w:date="2026-04-08T11:42:21Z">
        <w:r>
          <w:rPr>
            <w:rFonts w:ascii="宋体" w:hAnsi="宋体" w:cs="宋体" w:eastAsia="宋体"/>
            <w:b/>
            <w:bCs/>
            <w:color w:val="auto"/>
          </w:rPr>
          <w:t>、乙方应于每月</w:t>
        </w:r>
      </w:ins>
      <w:ins w:id="205" w:author="未知作者" w:date="2026-04-08T11:42:21Z">
        <w:r>
          <w:rPr>
            <w:rFonts w:eastAsia="宋体" w:cs="宋体" w:ascii="宋体" w:hAnsi="宋体"/>
            <w:b/>
            <w:bCs/>
            <w:color w:val="auto"/>
          </w:rPr>
          <w:t>5</w:t>
        </w:r>
      </w:ins>
      <w:ins w:id="206" w:author="未知作者" w:date="2026-04-08T11:42:21Z">
        <w:r>
          <w:rPr>
            <w:rFonts w:ascii="宋体" w:hAnsi="宋体" w:cs="宋体" w:eastAsia="宋体"/>
            <w:b/>
            <w:bCs/>
            <w:color w:val="auto"/>
          </w:rPr>
          <w:t>日前向甲方提供上月运营数据，包括但不限于充电量、订单量、设备在线率、故障情况、投诉处理情况及费用结算明细；甲方有权对相关数据进行核对。</w:t>
        </w:r>
      </w:ins>
    </w:p>
    <w:p>
      <w:pPr>
        <w:pStyle w:val="A"/>
        <w:tabs>
          <w:tab w:val="left" w:pos="420" w:leader="none"/>
        </w:tabs>
        <w:spacing w:lineRule="auto" w:line="276"/>
        <w:rPr>
          <w:rFonts w:ascii="宋体" w:hAnsi="宋体" w:eastAsia="宋体" w:cs="宋体"/>
          <w:bCs/>
          <w:color w:val="auto"/>
          <w:ins w:id="210" w:author="未知作者" w:date="2026-04-08T11:42:21Z"/>
        </w:rPr>
      </w:pPr>
      <w:ins w:id="208" w:author="未知作者" w:date="2026-04-08T11:42:21Z">
        <w:r>
          <w:rPr>
            <w:rFonts w:eastAsia="宋体" w:cs="宋体" w:ascii="宋体" w:hAnsi="宋体"/>
            <w:b/>
            <w:bCs/>
            <w:color w:val="auto"/>
          </w:rPr>
          <w:t>13</w:t>
        </w:r>
      </w:ins>
      <w:ins w:id="209" w:author="未知作者" w:date="2026-04-08T11:42:21Z">
        <w:r>
          <w:rPr>
            <w:rFonts w:ascii="宋体" w:hAnsi="宋体" w:cs="宋体" w:eastAsia="宋体"/>
            <w:b/>
            <w:bCs/>
            <w:color w:val="auto"/>
          </w:rPr>
          <w:t>、未经甲方书面同意，乙方不得将本合同项下权利义务全部或部分转让给第三方，不得以合作、承包、挂靠等方式变相交由第三方运营。</w:t>
        </w:r>
      </w:ins>
    </w:p>
    <w:p>
      <w:pPr>
        <w:pStyle w:val="A"/>
        <w:tabs>
          <w:tab w:val="left" w:pos="420" w:leader="none"/>
        </w:tabs>
        <w:spacing w:lineRule="auto" w:line="276"/>
        <w:rPr>
          <w:rFonts w:ascii="宋体" w:hAnsi="宋体" w:eastAsia="宋体" w:cs="宋体"/>
          <w:bCs/>
          <w:color w:val="auto"/>
          <w:ins w:id="215" w:author="未知作者" w:date="2026-04-08T11:42:21Z"/>
        </w:rPr>
      </w:pPr>
      <w:ins w:id="211" w:author="未知作者" w:date="2026-04-08T11:42:21Z">
        <w:r>
          <w:rPr>
            <w:rFonts w:eastAsia="宋体" w:cs="宋体" w:ascii="宋体" w:hAnsi="宋体"/>
            <w:b/>
            <w:bCs/>
            <w:color w:val="auto"/>
          </w:rPr>
          <w:t>14</w:t>
        </w:r>
      </w:ins>
      <w:ins w:id="212" w:author="未知作者" w:date="2026-04-08T11:42:21Z">
        <w:r>
          <w:rPr>
            <w:rFonts w:ascii="宋体" w:hAnsi="宋体" w:cs="宋体" w:eastAsia="宋体"/>
            <w:b/>
            <w:bCs/>
            <w:color w:val="auto"/>
          </w:rPr>
          <w:t>、乙方如需停运、迁移、改造或更换设备，应至少提前</w:t>
        </w:r>
      </w:ins>
      <w:ins w:id="213" w:author="未知作者" w:date="2026-04-08T11:42:21Z">
        <w:r>
          <w:rPr>
            <w:rFonts w:eastAsia="宋体" w:cs="宋体" w:ascii="宋体" w:hAnsi="宋体"/>
            <w:b/>
            <w:bCs/>
            <w:color w:val="auto"/>
          </w:rPr>
          <w:t>10</w:t>
        </w:r>
      </w:ins>
      <w:ins w:id="214" w:author="未知作者" w:date="2026-04-08T11:42:21Z">
        <w:r>
          <w:rPr>
            <w:rFonts w:ascii="宋体" w:hAnsi="宋体" w:cs="宋体" w:eastAsia="宋体"/>
            <w:b/>
            <w:bCs/>
            <w:color w:val="auto"/>
          </w:rPr>
          <w:t>个工作日书面告知甲方，并经甲方书面同意后方可实施；涉及紧急抢修的，乙方应在事后及时书面说明。</w:t>
        </w:r>
      </w:ins>
    </w:p>
    <w:p>
      <w:pPr>
        <w:pStyle w:val="A"/>
        <w:tabs>
          <w:tab w:val="left" w:pos="420" w:leader="none"/>
        </w:tabs>
        <w:spacing w:lineRule="auto" w:line="276"/>
        <w:rPr>
          <w:rFonts w:ascii="宋体" w:hAnsi="宋体" w:eastAsia="宋体" w:cs="宋体"/>
          <w:bCs/>
          <w:color w:val="auto"/>
        </w:rPr>
      </w:pPr>
      <w:ins w:id="216" w:author="未知作者" w:date="2026-04-08T11:42:21Z">
        <w:r>
          <w:rPr>
            <w:rFonts w:ascii="宋体" w:hAnsi="宋体" w:cs="宋体" w:eastAsia="宋体"/>
            <w:b/>
            <w:bCs/>
            <w:color w:val="auto"/>
          </w:rPr>
          <w:t>第五条 合作费用及发票</w:t>
        </w:r>
      </w:ins>
    </w:p>
    <w:p>
      <w:pPr>
        <w:pStyle w:val="A"/>
        <w:tabs>
          <w:tab w:val="left" w:pos="420" w:leader="none"/>
        </w:tabs>
        <w:spacing w:lineRule="auto" w:line="276"/>
        <w:rPr>
          <w:rFonts w:ascii="宋体" w:hAnsi="宋体" w:eastAsia="宋体" w:cs="宋体"/>
          <w:bCs/>
        </w:rPr>
      </w:pPr>
      <w:del w:id="217" w:author="未知作者" w:date="2026-04-08T11:42:21Z">
        <w:r>
          <w:rPr>
            <w:rFonts w:eastAsia="宋体" w:cs="宋体" w:ascii="宋体" w:hAnsi="宋体"/>
            <w:bCs/>
            <w:color w:val="auto"/>
          </w:rPr>
          <w:delText xml:space="preserve">5.1 </w:delText>
        </w:r>
      </w:del>
      <w:del w:id="218" w:author="未知作者" w:date="2026-04-08T11:42:21Z">
        <w:r>
          <w:rPr>
            <w:rFonts w:ascii="宋体" w:hAnsi="宋体" w:cs="宋体" w:eastAsia="宋体"/>
            <w:color w:val="auto"/>
          </w:rPr>
          <w:delText>乙方投资建设充电桩</w:delText>
        </w:r>
      </w:del>
      <w:del w:id="219" w:author="未知作者" w:date="2026-04-08T11:42:21Z">
        <w:r>
          <w:rPr>
            <w:rFonts w:eastAsia="宋体" w:cs="宋体" w:ascii="宋体" w:hAnsi="宋体"/>
            <w:color w:val="auto"/>
          </w:rPr>
          <w:delText>,</w:delText>
        </w:r>
      </w:del>
      <w:del w:id="220" w:author="未知作者" w:date="2026-04-08T11:42:21Z">
        <w:r>
          <w:rPr>
            <w:rFonts w:ascii="宋体" w:hAnsi="宋体" w:cs="宋体" w:eastAsia="宋体"/>
            <w:color w:val="auto"/>
          </w:rPr>
          <w:delText>并配备消防器材和监控设备</w:delText>
        </w:r>
      </w:del>
      <w:del w:id="221" w:author="未知作者" w:date="2026-04-08T11:42:21Z">
        <w:r>
          <w:rPr>
            <w:rFonts w:ascii="宋体" w:hAnsi="宋体" w:cs="宋体" w:eastAsia="宋体"/>
            <w:bCs/>
          </w:rPr>
          <w:delText>。消防器材（手推式灭火器）以及电表由乙方提供。双方合作费用计算标准如下：</w:delText>
        </w:r>
      </w:del>
      <w:ins w:id="222" w:author="未知作者" w:date="2026-04-08T11:42:21Z">
        <w:r>
          <w:rPr>
            <w:rFonts w:eastAsia="宋体" w:cs="宋体" w:ascii="宋体" w:hAnsi="宋体"/>
            <w:bCs/>
          </w:rPr>
          <w:t xml:space="preserve">5.1 </w:t>
        </w:r>
      </w:ins>
      <w:ins w:id="223" w:author="未知作者" w:date="2026-04-08T11:42:21Z">
        <w:r>
          <w:rPr>
            <w:rFonts w:ascii="宋体" w:hAnsi="宋体" w:cs="宋体" w:eastAsia="宋体"/>
            <w:bCs/>
          </w:rPr>
          <w:t>乙方负责投资建设充电桩并配备必要的消防器材、监控设备及独立计量设施。消防器材（手推式灭火器）以及独立计量电表由乙方提供，并由乙方负责检定、维护。双方合作费用计算标准如下：</w:t>
        </w:r>
      </w:ins>
    </w:p>
    <w:p>
      <w:pPr>
        <w:pStyle w:val="A"/>
        <w:tabs>
          <w:tab w:val="left" w:pos="420" w:leader="none"/>
        </w:tabs>
        <w:spacing w:lineRule="auto" w:line="276"/>
        <w:ind w:firstLine="420"/>
        <w:rPr>
          <w:rFonts w:ascii="宋体" w:hAnsi="宋体" w:eastAsia="宋体" w:cs="宋体"/>
          <w:bCs/>
          <w:color w:val="auto"/>
        </w:rPr>
      </w:pPr>
      <w:r>
        <w:rPr>
          <w:rFonts w:eastAsia="宋体" w:cs="宋体" w:ascii="宋体" w:hAnsi="宋体"/>
          <w:bCs/>
          <w:color w:val="auto"/>
        </w:rPr>
        <w:t>1</w:t>
      </w:r>
      <w:r>
        <w:rPr>
          <w:rFonts w:ascii="宋体" w:hAnsi="宋体" w:cs="宋体" w:eastAsia="宋体"/>
          <w:bCs/>
          <w:color w:val="auto"/>
        </w:rPr>
        <w:t>、电费：</w:t>
      </w:r>
    </w:p>
    <w:p>
      <w:pPr>
        <w:pStyle w:val="A"/>
        <w:tabs>
          <w:tab w:val="left" w:pos="420" w:leader="none"/>
        </w:tabs>
        <w:spacing w:lineRule="auto" w:line="276"/>
        <w:ind w:firstLine="420"/>
        <w:rPr>
          <w:rFonts w:ascii="宋体" w:hAnsi="宋体" w:eastAsia="宋体" w:cs="宋体"/>
          <w:color w:val="auto"/>
        </w:rPr>
      </w:pPr>
      <w:del w:id="224" w:author="未知作者" w:date="2026-04-08T11:42:21Z">
        <w:r>
          <w:rPr>
            <w:rFonts w:ascii="宋体" w:hAnsi="宋体" w:cs="宋体" w:eastAsia="宋体"/>
            <w:bCs/>
            <w:color w:val="auto"/>
          </w:rPr>
          <w:delText>（</w:delText>
        </w:r>
      </w:del>
      <w:del w:id="225" w:author="未知作者" w:date="2026-04-08T11:42:21Z">
        <w:r>
          <w:rPr>
            <w:rFonts w:eastAsia="宋体" w:cs="宋体" w:ascii="宋体" w:hAnsi="宋体"/>
            <w:bCs/>
            <w:color w:val="auto"/>
          </w:rPr>
          <w:delText>1</w:delText>
        </w:r>
      </w:del>
      <w:del w:id="226" w:author="未知作者" w:date="2026-04-08T11:42:21Z">
        <w:r>
          <w:rPr>
            <w:rFonts w:ascii="宋体" w:hAnsi="宋体" w:cs="宋体" w:eastAsia="宋体"/>
            <w:bCs/>
            <w:color w:val="auto"/>
          </w:rPr>
          <w:delText>）说明：充电桩经营过程中产生的用电费用，由甲方向乙方收取并代乙方向</w:delText>
        </w:r>
      </w:del>
      <w:del w:id="227" w:author="未知作者" w:date="2026-04-08T11:42:21Z">
        <w:r>
          <w:rPr>
            <w:rFonts w:ascii="宋体" w:hAnsi="宋体" w:cs="宋体" w:eastAsia="宋体"/>
            <w:color w:val="auto"/>
          </w:rPr>
          <w:delText>供电部门缴纳。</w:delText>
        </w:r>
      </w:del>
      <w:ins w:id="228" w:author="未知作者" w:date="2026-04-08T11:42:21Z">
        <w:r>
          <w:rPr>
            <w:rFonts w:ascii="宋体" w:hAnsi="宋体" w:cs="宋体" w:eastAsia="宋体"/>
            <w:color w:val="auto"/>
          </w:rPr>
          <w:t>（</w:t>
        </w:r>
      </w:ins>
      <w:ins w:id="229" w:author="未知作者" w:date="2026-04-08T11:42:21Z">
        <w:r>
          <w:rPr>
            <w:rFonts w:eastAsia="宋体" w:cs="宋体" w:ascii="宋体" w:hAnsi="宋体"/>
            <w:color w:val="auto"/>
          </w:rPr>
          <w:t>1</w:t>
        </w:r>
      </w:ins>
      <w:ins w:id="230" w:author="未知作者" w:date="2026-04-08T11:42:21Z">
        <w:r>
          <w:rPr>
            <w:rFonts w:ascii="宋体" w:hAnsi="宋体" w:cs="宋体" w:eastAsia="宋体"/>
            <w:color w:val="auto"/>
          </w:rPr>
          <w:t>）说明：充电桩经营过程中产生的用电费用，由甲方向乙方收取并代乙方向供电部门缴纳；如供电部门收费标准、政府指导价、税费政策或甲方实际代缴成本发生变化，甲方有权据实相应调整电费单价并书面通知乙方。</w:t>
        </w:r>
      </w:ins>
    </w:p>
    <w:p>
      <w:pPr>
        <w:pStyle w:val="A"/>
        <w:tabs>
          <w:tab w:val="left" w:pos="420" w:leader="none"/>
        </w:tabs>
        <w:spacing w:lineRule="auto" w:line="276"/>
        <w:ind w:firstLine="420"/>
        <w:rPr>
          <w:rFonts w:ascii="宋体" w:hAnsi="宋体" w:eastAsia="宋体" w:cs="宋体"/>
          <w:color w:val="auto"/>
        </w:rPr>
      </w:pPr>
      <w:del w:id="231" w:author="未知作者" w:date="2026-04-08T11:42:21Z">
        <w:r>
          <w:rPr>
            <w:rFonts w:ascii="宋体" w:hAnsi="宋体" w:cs="宋体" w:eastAsia="宋体"/>
            <w:color w:val="auto"/>
          </w:rPr>
          <w:delText>（</w:delText>
        </w:r>
      </w:del>
      <w:del w:id="232" w:author="未知作者" w:date="2026-04-08T11:42:21Z">
        <w:r>
          <w:rPr>
            <w:rFonts w:eastAsia="宋体" w:cs="宋体" w:ascii="宋体" w:hAnsi="宋体"/>
            <w:color w:val="auto"/>
          </w:rPr>
          <w:delText>2</w:delText>
        </w:r>
      </w:del>
      <w:del w:id="233" w:author="未知作者" w:date="2026-04-08T11:42:21Z">
        <w:r>
          <w:rPr>
            <w:rFonts w:ascii="宋体" w:hAnsi="宋体" w:cs="宋体" w:eastAsia="宋体"/>
            <w:color w:val="auto"/>
          </w:rPr>
          <w:delText>）</w:delText>
        </w:r>
      </w:del>
      <w:del w:id="234" w:author="未知作者" w:date="2026-04-08T11:42:21Z">
        <w:r>
          <w:rPr>
            <w:rFonts w:ascii="宋体" w:hAnsi="宋体" w:cs="宋体" w:eastAsia="宋体"/>
            <w:bCs/>
            <w:color w:val="auto"/>
          </w:rPr>
          <w:delText>电费</w:delText>
        </w:r>
      </w:del>
      <w:del w:id="235" w:author="未知作者" w:date="2026-04-08T11:42:21Z">
        <w:r>
          <w:rPr>
            <w:rFonts w:eastAsia="宋体" w:cs="宋体" w:ascii="宋体" w:hAnsi="宋体"/>
            <w:bCs/>
            <w:color w:val="auto"/>
          </w:rPr>
          <w:delText>=</w:delText>
        </w:r>
      </w:del>
      <w:del w:id="236" w:author="未知作者" w:date="2026-04-08T11:42:21Z">
        <w:r>
          <w:rPr>
            <w:rFonts w:ascii="宋体" w:hAnsi="宋体" w:cs="宋体" w:eastAsia="宋体"/>
            <w:color w:val="auto"/>
          </w:rPr>
          <w:delText>充电桩实际用电量</w:delText>
        </w:r>
      </w:del>
      <w:del w:id="237" w:author="未知作者" w:date="2026-04-08T11:42:21Z">
        <w:r>
          <w:rPr>
            <w:rFonts w:eastAsia="宋体" w:cs="宋体" w:ascii="宋体" w:hAnsi="宋体"/>
            <w:color w:val="auto"/>
          </w:rPr>
          <w:delText>*0.</w:delText>
        </w:r>
      </w:del>
      <w:del w:id="238" w:author="未知作者" w:date="2026-04-08T11:42:21Z">
        <w:r>
          <w:rPr>
            <w:rFonts w:eastAsia="宋体" w:cs="宋体" w:ascii="宋体" w:hAnsi="宋体"/>
            <w:color w:val="auto"/>
            <w:lang w:val="en-US" w:eastAsia="zh-CN"/>
          </w:rPr>
          <w:delText>85</w:delText>
        </w:r>
      </w:del>
      <w:del w:id="239" w:author="未知作者" w:date="2026-04-08T11:42:21Z">
        <w:r>
          <w:rPr>
            <w:rFonts w:ascii="宋体" w:hAnsi="宋体" w:cs="宋体" w:eastAsia="宋体"/>
            <w:color w:val="auto"/>
          </w:rPr>
          <w:delText>元</w:delText>
        </w:r>
      </w:del>
      <w:del w:id="240" w:author="未知作者" w:date="2026-04-08T11:42:21Z">
        <w:r>
          <w:rPr>
            <w:rFonts w:eastAsia="宋体" w:cs="宋体" w:ascii="宋体" w:hAnsi="宋体"/>
            <w:color w:val="auto"/>
          </w:rPr>
          <w:delText>/</w:delText>
        </w:r>
      </w:del>
      <w:del w:id="241" w:author="未知作者" w:date="2026-04-08T11:42:21Z">
        <w:r>
          <w:rPr>
            <w:rFonts w:ascii="宋体" w:hAnsi="宋体" w:cs="宋体" w:eastAsia="宋体"/>
            <w:color w:val="auto"/>
          </w:rPr>
          <w:delText>度。</w:delText>
        </w:r>
      </w:del>
      <w:ins w:id="242" w:author="未知作者" w:date="2026-04-08T11:42:21Z">
        <w:r>
          <w:rPr>
            <w:rFonts w:ascii="宋体" w:hAnsi="宋体" w:cs="宋体" w:eastAsia="宋体"/>
            <w:color w:val="auto"/>
          </w:rPr>
          <w:t>（</w:t>
        </w:r>
      </w:ins>
      <w:ins w:id="243" w:author="未知作者" w:date="2026-04-08T11:42:21Z">
        <w:r>
          <w:rPr>
            <w:rFonts w:eastAsia="宋体" w:cs="宋体" w:ascii="宋体" w:hAnsi="宋体"/>
            <w:color w:val="auto"/>
          </w:rPr>
          <w:t>2</w:t>
        </w:r>
      </w:ins>
      <w:ins w:id="244" w:author="未知作者" w:date="2026-04-08T11:42:21Z">
        <w:r>
          <w:rPr>
            <w:rFonts w:ascii="宋体" w:hAnsi="宋体" w:cs="宋体" w:eastAsia="宋体"/>
            <w:color w:val="auto"/>
          </w:rPr>
          <w:t>）电费</w:t>
        </w:r>
      </w:ins>
      <w:ins w:id="245" w:author="未知作者" w:date="2026-04-08T11:42:21Z">
        <w:r>
          <w:rPr>
            <w:rFonts w:eastAsia="宋体" w:cs="宋体" w:ascii="宋体" w:hAnsi="宋体"/>
            <w:color w:val="auto"/>
          </w:rPr>
          <w:t>=</w:t>
        </w:r>
      </w:ins>
      <w:ins w:id="246" w:author="未知作者" w:date="2026-04-08T11:42:21Z">
        <w:r>
          <w:rPr>
            <w:rFonts w:ascii="宋体" w:hAnsi="宋体" w:cs="宋体" w:eastAsia="宋体"/>
            <w:color w:val="auto"/>
          </w:rPr>
          <w:t>充电桩实际用电量</w:t>
        </w:r>
      </w:ins>
      <w:ins w:id="247" w:author="未知作者" w:date="2026-04-08T11:42:21Z">
        <w:r>
          <w:rPr>
            <w:rFonts w:eastAsia="宋体" w:cs="宋体" w:ascii="宋体" w:hAnsi="宋体"/>
            <w:color w:val="auto"/>
          </w:rPr>
          <w:t>×0.85</w:t>
        </w:r>
      </w:ins>
      <w:ins w:id="248" w:author="未知作者" w:date="2026-04-08T11:42:21Z">
        <w:r>
          <w:rPr>
            <w:rFonts w:ascii="宋体" w:hAnsi="宋体" w:cs="宋体" w:eastAsia="宋体"/>
            <w:color w:val="auto"/>
          </w:rPr>
          <w:t>元</w:t>
        </w:r>
      </w:ins>
      <w:ins w:id="249" w:author="未知作者" w:date="2026-04-08T11:42:21Z">
        <w:r>
          <w:rPr>
            <w:rFonts w:eastAsia="宋体" w:cs="宋体" w:ascii="宋体" w:hAnsi="宋体"/>
            <w:color w:val="auto"/>
          </w:rPr>
          <w:t>/</w:t>
        </w:r>
      </w:ins>
      <w:ins w:id="250" w:author="未知作者" w:date="2026-04-08T11:42:21Z">
        <w:r>
          <w:rPr>
            <w:rFonts w:ascii="宋体" w:hAnsi="宋体" w:cs="宋体" w:eastAsia="宋体"/>
            <w:color w:val="auto"/>
          </w:rPr>
          <w:t>度；前述单价仅作为签约时暂定标准，后续按本条第（</w:t>
        </w:r>
      </w:ins>
      <w:ins w:id="251" w:author="未知作者" w:date="2026-04-08T11:42:21Z">
        <w:r>
          <w:rPr>
            <w:rFonts w:eastAsia="宋体" w:cs="宋体" w:ascii="宋体" w:hAnsi="宋体"/>
            <w:color w:val="auto"/>
          </w:rPr>
          <w:t>1</w:t>
        </w:r>
      </w:ins>
      <w:ins w:id="252" w:author="未知作者" w:date="2026-04-08T11:42:21Z">
        <w:r>
          <w:rPr>
            <w:rFonts w:ascii="宋体" w:hAnsi="宋体" w:cs="宋体" w:eastAsia="宋体"/>
            <w:color w:val="auto"/>
          </w:rPr>
          <w:t>）项约定调整。</w:t>
        </w:r>
      </w:ins>
    </w:p>
    <w:p>
      <w:pPr>
        <w:pStyle w:val="A"/>
        <w:tabs>
          <w:tab w:val="left" w:pos="420" w:leader="none"/>
        </w:tabs>
        <w:spacing w:lineRule="auto" w:line="276"/>
        <w:rPr>
          <w:rFonts w:ascii="宋体" w:hAnsi="宋体" w:eastAsia="宋体" w:cs="宋体"/>
          <w:color w:val="auto"/>
          <w:ins w:id="257" w:author="未知作者" w:date="2026-04-08T11:42:21Z"/>
        </w:rPr>
      </w:pPr>
      <w:del w:id="253" w:author="未知作者" w:date="2026-04-08T11:42:21Z">
        <w:r>
          <w:rPr>
            <w:rFonts w:eastAsia="宋体" w:cs="宋体" w:ascii="宋体" w:hAnsi="宋体"/>
            <w:color w:val="auto"/>
          </w:rPr>
          <w:delText xml:space="preserve">5.2 </w:delText>
        </w:r>
      </w:del>
      <w:del w:id="254" w:author="未知作者" w:date="2026-04-08T11:42:21Z">
        <w:r>
          <w:rPr>
            <w:rFonts w:ascii="宋体" w:hAnsi="宋体" w:cs="宋体" w:eastAsia="宋体"/>
            <w:color w:val="auto"/>
          </w:rPr>
          <w:delText>结算说明：</w:delText>
        </w:r>
      </w:del>
      <w:ins w:id="255" w:author="未知作者" w:date="2026-04-08T11:42:21Z">
        <w:r>
          <w:rPr>
            <w:rFonts w:eastAsia="宋体" w:cs="宋体" w:ascii="宋体" w:hAnsi="宋体"/>
            <w:color w:val="auto"/>
          </w:rPr>
          <w:t>2</w:t>
        </w:r>
      </w:ins>
      <w:ins w:id="256" w:author="未知作者" w:date="2026-04-08T11:42:21Z">
        <w:r>
          <w:rPr>
            <w:rFonts w:ascii="宋体" w:hAnsi="宋体" w:cs="宋体" w:eastAsia="宋体"/>
            <w:color w:val="auto"/>
          </w:rPr>
          <w:t>、场地管理费、场地使用费：如双方另行约定收取，应以双方签署的书面补充协议为准；未签署补充协议前，乙方仅按本合同明确约定的费用标准支付相关费用。</w:t>
        </w:r>
      </w:ins>
    </w:p>
    <w:p>
      <w:pPr>
        <w:pStyle w:val="A"/>
        <w:tabs>
          <w:tab w:val="left" w:pos="420" w:leader="none"/>
        </w:tabs>
        <w:spacing w:lineRule="auto" w:line="276"/>
        <w:rPr>
          <w:rFonts w:ascii="宋体" w:hAnsi="宋体" w:eastAsia="宋体" w:cs="宋体"/>
          <w:color w:val="auto"/>
        </w:rPr>
      </w:pPr>
      <w:ins w:id="258" w:author="未知作者" w:date="2026-04-08T11:42:21Z">
        <w:r>
          <w:rPr>
            <w:rFonts w:eastAsia="宋体" w:cs="宋体" w:ascii="宋体" w:hAnsi="宋体"/>
            <w:color w:val="auto"/>
          </w:rPr>
          <w:t xml:space="preserve">5.2 </w:t>
        </w:r>
      </w:ins>
      <w:ins w:id="259" w:author="未知作者" w:date="2026-04-08T11:42:21Z">
        <w:r>
          <w:rPr>
            <w:rFonts w:ascii="宋体" w:hAnsi="宋体" w:cs="宋体" w:eastAsia="宋体"/>
            <w:color w:val="auto"/>
          </w:rPr>
          <w:t>结算说明：</w:t>
        </w:r>
      </w:ins>
    </w:p>
    <w:p>
      <w:pPr>
        <w:pStyle w:val="A"/>
        <w:tabs>
          <w:tab w:val="left" w:pos="420" w:leader="none"/>
        </w:tabs>
        <w:spacing w:lineRule="auto" w:line="276"/>
        <w:ind w:firstLine="420"/>
        <w:rPr>
          <w:rFonts w:ascii="宋体" w:hAnsi="宋体" w:eastAsia="宋体" w:cs="宋体"/>
          <w:color w:val="auto"/>
        </w:rPr>
      </w:pPr>
      <w:del w:id="260" w:author="未知作者" w:date="2026-04-08T11:42:21Z">
        <w:r>
          <w:rPr>
            <w:rFonts w:eastAsia="宋体" w:cs="宋体" w:ascii="宋体" w:hAnsi="宋体"/>
            <w:color w:val="auto"/>
          </w:rPr>
          <w:delText>1</w:delText>
        </w:r>
      </w:del>
      <w:del w:id="261" w:author="未知作者" w:date="2026-04-08T11:42:21Z">
        <w:r>
          <w:rPr>
            <w:rFonts w:ascii="宋体" w:hAnsi="宋体" w:cs="宋体" w:eastAsia="宋体"/>
            <w:color w:val="auto"/>
          </w:rPr>
          <w:delText>、</w:delText>
        </w:r>
      </w:del>
      <w:del w:id="262" w:author="未知作者" w:date="2026-04-08T11:42:21Z">
        <w:r>
          <w:rPr>
            <w:rFonts w:ascii="宋体" w:hAnsi="宋体" w:cs="宋体" w:eastAsia="宋体"/>
            <w:color w:val="auto"/>
            <w:kern w:val="0"/>
          </w:rPr>
          <w:delText>【</w:delText>
        </w:r>
      </w:del>
      <w:del w:id="263" w:author="未知作者" w:date="2026-04-08T11:42:21Z">
        <w:bookmarkStart w:id="4" w:name="_Hlk135758949"/>
        <w:r>
          <w:rPr>
            <w:rFonts w:ascii="宋体" w:hAnsi="宋体" w:cs="宋体" w:eastAsia="宋体"/>
            <w:color w:val="auto"/>
          </w:rPr>
          <w:delText>每季度</w:delText>
        </w:r>
      </w:del>
      <w:del w:id="264" w:author="未知作者" w:date="2026-04-08T11:42:21Z">
        <w:bookmarkEnd w:id="4"/>
        <w:r>
          <w:rPr>
            <w:rFonts w:ascii="宋体" w:hAnsi="宋体" w:cs="宋体" w:eastAsia="宋体"/>
            <w:color w:val="auto"/>
            <w:kern w:val="0"/>
          </w:rPr>
          <w:delText>】的【末】</w:delText>
        </w:r>
      </w:del>
      <w:del w:id="265" w:author="未知作者" w:date="2026-04-08T11:42:21Z">
        <w:r>
          <w:rPr>
            <w:rFonts w:ascii="宋体" w:hAnsi="宋体" w:cs="宋体" w:eastAsia="宋体"/>
            <w:color w:val="auto"/>
          </w:rPr>
          <w:delText>月</w:delText>
        </w:r>
      </w:del>
      <w:del w:id="266" w:author="未知作者" w:date="2026-04-08T11:42:21Z">
        <w:r>
          <w:rPr>
            <w:rFonts w:ascii="宋体" w:hAnsi="宋体" w:cs="宋体" w:eastAsia="宋体"/>
            <w:color w:val="auto"/>
            <w:kern w:val="0"/>
          </w:rPr>
          <w:delText>【</w:delText>
        </w:r>
      </w:del>
      <w:del w:id="267" w:author="未知作者" w:date="2026-04-08T11:42:21Z">
        <w:r>
          <w:rPr>
            <w:rFonts w:eastAsia="宋体" w:cs="宋体" w:ascii="宋体" w:hAnsi="宋体"/>
            <w:color w:val="auto"/>
            <w:kern w:val="0"/>
          </w:rPr>
          <w:delText>30</w:delText>
        </w:r>
      </w:del>
      <w:del w:id="268" w:author="未知作者" w:date="2026-04-08T11:42:21Z">
        <w:r>
          <w:rPr>
            <w:rFonts w:ascii="宋体" w:hAnsi="宋体" w:cs="宋体" w:eastAsia="宋体"/>
            <w:color w:val="auto"/>
            <w:kern w:val="0"/>
          </w:rPr>
          <w:delText>】</w:delText>
        </w:r>
      </w:del>
      <w:del w:id="269" w:author="未知作者" w:date="2026-04-08T11:42:21Z">
        <w:r>
          <w:rPr>
            <w:rFonts w:ascii="宋体" w:hAnsi="宋体" w:cs="宋体" w:eastAsia="宋体"/>
            <w:color w:val="auto"/>
          </w:rPr>
          <w:delText>日前，双方对</w:delText>
        </w:r>
      </w:del>
      <w:del w:id="270" w:author="未知作者" w:date="2026-04-08T11:42:21Z">
        <w:r>
          <w:rPr>
            <w:rFonts w:ascii="宋体" w:hAnsi="宋体" w:cs="宋体" w:eastAsia="宋体"/>
            <w:color w:val="auto"/>
            <w:kern w:val="0"/>
          </w:rPr>
          <w:delText>【</w:delText>
        </w:r>
      </w:del>
      <w:del w:id="271" w:author="未知作者" w:date="2026-04-08T11:42:21Z">
        <w:r>
          <w:rPr>
            <w:rFonts w:ascii="宋体" w:hAnsi="宋体" w:cs="宋体" w:eastAsia="宋体"/>
            <w:color w:val="auto"/>
          </w:rPr>
          <w:delText>每季度</w:delText>
        </w:r>
      </w:del>
      <w:del w:id="272" w:author="未知作者" w:date="2026-04-08T11:42:21Z">
        <w:r>
          <w:rPr>
            <w:rFonts w:ascii="宋体" w:hAnsi="宋体" w:cs="宋体" w:eastAsia="宋体"/>
            <w:color w:val="auto"/>
            <w:kern w:val="0"/>
          </w:rPr>
          <w:delText>】</w:delText>
        </w:r>
      </w:del>
      <w:del w:id="273" w:author="未知作者" w:date="2026-04-08T11:42:21Z">
        <w:r>
          <w:rPr>
            <w:rFonts w:ascii="宋体" w:hAnsi="宋体" w:cs="宋体" w:eastAsia="宋体"/>
            <w:color w:val="auto"/>
          </w:rPr>
          <w:delText>电费、场地管理费、场地使用费进行对账。乙方在收到甲方在管项目提供的缴付通知单后，应在</w:delText>
        </w:r>
      </w:del>
      <w:del w:id="274" w:author="未知作者" w:date="2026-04-08T11:42:21Z">
        <w:r>
          <w:rPr>
            <w:rFonts w:eastAsia="宋体" w:cs="宋体" w:ascii="宋体" w:hAnsi="宋体"/>
            <w:color w:val="auto"/>
          </w:rPr>
          <w:delText>3</w:delText>
        </w:r>
      </w:del>
      <w:del w:id="275" w:author="未知作者" w:date="2026-04-08T11:42:21Z">
        <w:r>
          <w:rPr>
            <w:rFonts w:ascii="宋体" w:hAnsi="宋体" w:cs="宋体" w:eastAsia="宋体"/>
            <w:color w:val="auto"/>
          </w:rPr>
          <w:delText>日内确认，逾期未确认的视为同意。乙方确认无误后，于</w:delText>
        </w:r>
      </w:del>
      <w:del w:id="276" w:author="未知作者" w:date="2026-04-08T11:42:21Z">
        <w:r>
          <w:rPr>
            <w:rFonts w:ascii="宋体" w:hAnsi="宋体" w:cs="宋体" w:eastAsia="宋体"/>
            <w:color w:val="auto"/>
            <w:kern w:val="0"/>
          </w:rPr>
          <w:delText>【</w:delText>
        </w:r>
      </w:del>
      <w:del w:id="277" w:author="未知作者" w:date="2026-04-08T11:42:21Z">
        <w:r>
          <w:rPr>
            <w:rFonts w:eastAsia="宋体" w:cs="宋体" w:ascii="宋体" w:hAnsi="宋体"/>
            <w:color w:val="auto"/>
            <w:kern w:val="0"/>
          </w:rPr>
          <w:delText>15</w:delText>
        </w:r>
      </w:del>
      <w:del w:id="278" w:author="未知作者" w:date="2026-04-08T11:42:21Z">
        <w:r>
          <w:rPr>
            <w:rFonts w:ascii="宋体" w:hAnsi="宋体" w:cs="宋体" w:eastAsia="宋体"/>
            <w:color w:val="auto"/>
            <w:kern w:val="0"/>
          </w:rPr>
          <w:delText>】</w:delText>
        </w:r>
      </w:del>
      <w:del w:id="279" w:author="未知作者" w:date="2026-04-08T11:42:21Z">
        <w:r>
          <w:rPr>
            <w:rFonts w:ascii="宋体" w:hAnsi="宋体" w:cs="宋体" w:eastAsia="宋体"/>
            <w:color w:val="auto"/>
          </w:rPr>
          <w:delText>日内向甲方项目支付</w:delText>
        </w:r>
      </w:del>
      <w:del w:id="280" w:author="未知作者" w:date="2026-04-08T11:42:21Z">
        <w:r>
          <w:rPr>
            <w:rFonts w:ascii="宋体" w:hAnsi="宋体" w:cs="宋体" w:eastAsia="宋体"/>
            <w:color w:val="auto"/>
            <w:kern w:val="0"/>
          </w:rPr>
          <w:delText>【</w:delText>
        </w:r>
      </w:del>
      <w:del w:id="281" w:author="未知作者" w:date="2026-04-08T11:42:21Z">
        <w:r>
          <w:rPr>
            <w:rFonts w:ascii="宋体" w:hAnsi="宋体" w:cs="宋体" w:eastAsia="宋体"/>
            <w:color w:val="auto"/>
          </w:rPr>
          <w:delText>每季度</w:delText>
        </w:r>
      </w:del>
      <w:del w:id="282" w:author="未知作者" w:date="2026-04-08T11:42:21Z">
        <w:r>
          <w:rPr>
            <w:rFonts w:ascii="宋体" w:hAnsi="宋体" w:cs="宋体" w:eastAsia="宋体"/>
            <w:color w:val="auto"/>
            <w:kern w:val="0"/>
          </w:rPr>
          <w:delText>】</w:delText>
        </w:r>
      </w:del>
      <w:del w:id="283" w:author="未知作者" w:date="2026-04-08T11:42:21Z">
        <w:r>
          <w:rPr>
            <w:rFonts w:ascii="宋体" w:hAnsi="宋体" w:cs="宋体" w:eastAsia="宋体"/>
            <w:color w:val="auto"/>
          </w:rPr>
          <w:delText>的费用。</w:delText>
        </w:r>
      </w:del>
      <w:ins w:id="284" w:author="未知作者" w:date="2026-04-08T11:42:21Z">
        <w:r>
          <w:rPr>
            <w:rFonts w:eastAsia="宋体" w:cs="宋体" w:ascii="宋体" w:hAnsi="宋体"/>
            <w:color w:val="auto"/>
          </w:rPr>
          <w:t>1</w:t>
        </w:r>
      </w:ins>
      <w:ins w:id="285" w:author="未知作者" w:date="2026-04-08T11:42:21Z">
        <w:r>
          <w:rPr>
            <w:rFonts w:ascii="宋体" w:hAnsi="宋体" w:cs="宋体" w:eastAsia="宋体"/>
            <w:color w:val="auto"/>
          </w:rPr>
          <w:t>、【每季度】的【末】月【</w:t>
        </w:r>
      </w:ins>
      <w:ins w:id="286" w:author="未知作者" w:date="2026-04-08T11:42:21Z">
        <w:r>
          <w:rPr>
            <w:rFonts w:eastAsia="宋体" w:cs="宋体" w:ascii="宋体" w:hAnsi="宋体"/>
            <w:color w:val="auto"/>
          </w:rPr>
          <w:t>30</w:t>
        </w:r>
      </w:ins>
      <w:ins w:id="287" w:author="未知作者" w:date="2026-04-08T11:42:21Z">
        <w:r>
          <w:rPr>
            <w:rFonts w:ascii="宋体" w:hAnsi="宋体" w:cs="宋体" w:eastAsia="宋体"/>
            <w:color w:val="auto"/>
          </w:rPr>
          <w:t>】日前，双方就当期电费及双方另有书面约定的场地管理费、场地使用费进行对账。甲方可根据独立电表读数、后台数据及实际管理记录向乙方出具缴费通知单或对账单。乙方在收到甲方在管项目提供的缴付通知单后，应在</w:t>
        </w:r>
      </w:ins>
      <w:ins w:id="288" w:author="未知作者" w:date="2026-04-08T11:42:21Z">
        <w:r>
          <w:rPr>
            <w:rFonts w:eastAsia="宋体" w:cs="宋体" w:ascii="宋体" w:hAnsi="宋体"/>
            <w:color w:val="auto"/>
          </w:rPr>
          <w:t>3</w:t>
        </w:r>
      </w:ins>
      <w:ins w:id="289" w:author="未知作者" w:date="2026-04-08T11:42:21Z">
        <w:r>
          <w:rPr>
            <w:rFonts w:ascii="宋体" w:hAnsi="宋体" w:cs="宋体" w:eastAsia="宋体"/>
            <w:color w:val="auto"/>
          </w:rPr>
          <w:t>日内确认，逾期未提出书面异议的，视为同意。乙方确认无误或视为同意后，应于【</w:t>
        </w:r>
      </w:ins>
      <w:ins w:id="290" w:author="未知作者" w:date="2026-04-08T11:42:21Z">
        <w:r>
          <w:rPr>
            <w:rFonts w:eastAsia="宋体" w:cs="宋体" w:ascii="宋体" w:hAnsi="宋体"/>
            <w:color w:val="auto"/>
          </w:rPr>
          <w:t>15</w:t>
        </w:r>
      </w:ins>
      <w:ins w:id="291" w:author="未知作者" w:date="2026-04-08T11:42:21Z">
        <w:r>
          <w:rPr>
            <w:rFonts w:ascii="宋体" w:hAnsi="宋体" w:cs="宋体" w:eastAsia="宋体"/>
            <w:color w:val="auto"/>
          </w:rPr>
          <w:t>】日内向甲方支付当期费用。</w:t>
        </w:r>
      </w:ins>
    </w:p>
    <w:p>
      <w:pPr>
        <w:pStyle w:val="A"/>
        <w:tabs>
          <w:tab w:val="left" w:pos="420" w:leader="none"/>
        </w:tabs>
        <w:spacing w:lineRule="auto" w:line="276"/>
        <w:ind w:firstLine="420"/>
        <w:rPr>
          <w:rFonts w:ascii="宋体" w:hAnsi="宋体" w:eastAsia="宋体" w:cs="宋体"/>
          <w:bCs/>
        </w:rPr>
      </w:pPr>
      <w:r>
        <w:rPr>
          <w:rFonts w:eastAsia="宋体" w:cs="宋体" w:ascii="宋体" w:hAnsi="宋体"/>
          <w:color w:val="auto"/>
        </w:rPr>
        <w:t>2</w:t>
      </w:r>
      <w:r>
        <w:rPr>
          <w:rFonts w:ascii="宋体" w:hAnsi="宋体" w:cs="宋体" w:eastAsia="宋体"/>
          <w:color w:val="auto"/>
        </w:rPr>
        <w:t>、甲方银行账户信息：</w:t>
      </w:r>
    </w:p>
    <w:tbl>
      <w:tblPr>
        <w:tblStyle w:val="7"/>
        <w:tblW w:w="6973" w:type="dxa"/>
        <w:jc w:val="center"/>
        <w:tblInd w:w="0" w:type="dxa"/>
        <w:tblLayout w:type="fixed"/>
        <w:tblCellMar>
          <w:top w:w="0" w:type="dxa"/>
          <w:left w:w="108" w:type="dxa"/>
          <w:bottom w:w="0" w:type="dxa"/>
          <w:right w:w="108" w:type="dxa"/>
        </w:tblCellMar>
      </w:tblPr>
      <w:tblGrid>
        <w:gridCol w:w="1543"/>
        <w:gridCol w:w="5429"/>
      </w:tblGrid>
      <w:tr>
        <w:trPr>
          <w:trHeight w:val="415" w:hRule="atLeast"/>
        </w:trPr>
        <w:tc>
          <w:tcPr>
            <w:tcW w:w="15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exact" w:line="300" w:before="0" w:after="0"/>
              <w:ind w:right="-65" w:hanging="0"/>
              <w:jc w:val="center"/>
              <w:rPr>
                <w:rFonts w:ascii="宋体" w:hAnsi="宋体" w:cs="宋体"/>
                <w:bCs/>
                <w:color w:val="000000"/>
                <w:sz w:val="18"/>
                <w:szCs w:val="18"/>
                <w:lang w:eastAsia="zh-CN"/>
              </w:rPr>
            </w:pPr>
            <w:r>
              <w:rPr>
                <w:rFonts w:ascii="宋体" w:hAnsi="宋体" w:cs="宋体"/>
                <w:bCs/>
                <w:color w:val="000000"/>
                <w:kern w:val="0"/>
                <w:sz w:val="18"/>
                <w:szCs w:val="18"/>
                <w:lang w:eastAsia="zh-CN"/>
              </w:rPr>
              <w:t>开户名称</w:t>
            </w:r>
          </w:p>
        </w:tc>
        <w:tc>
          <w:tcPr>
            <w:tcW w:w="54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exact" w:line="300" w:before="0" w:after="0"/>
              <w:ind w:right="-65" w:hanging="0"/>
              <w:jc w:val="left"/>
              <w:rPr>
                <w:rFonts w:ascii="宋体" w:hAnsi="宋体" w:cs="宋体"/>
                <w:bCs/>
                <w:color w:val="000000"/>
                <w:sz w:val="18"/>
                <w:szCs w:val="18"/>
                <w:lang w:val="en-US" w:eastAsia="zh-CN"/>
              </w:rPr>
            </w:pPr>
            <w:r>
              <w:rPr>
                <w:rFonts w:ascii="宋体" w:hAnsi="宋体" w:cs="宋体"/>
                <w:bCs/>
                <w:color w:val="000000"/>
                <w:kern w:val="0"/>
                <w:sz w:val="18"/>
                <w:szCs w:val="18"/>
                <w:lang w:val="en-US" w:eastAsia="zh-CN"/>
              </w:rPr>
              <w:t>广东源通商业管理有限公司</w:t>
            </w:r>
          </w:p>
        </w:tc>
      </w:tr>
      <w:tr>
        <w:trPr>
          <w:trHeight w:val="396" w:hRule="atLeast"/>
        </w:trPr>
        <w:tc>
          <w:tcPr>
            <w:tcW w:w="15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exact" w:line="300" w:before="0" w:after="0"/>
              <w:ind w:right="-65" w:hanging="0"/>
              <w:jc w:val="center"/>
              <w:rPr>
                <w:rFonts w:ascii="宋体" w:hAnsi="宋体" w:cs="宋体"/>
                <w:bCs/>
                <w:color w:val="000000"/>
                <w:sz w:val="18"/>
                <w:szCs w:val="18"/>
                <w:lang w:eastAsia="zh-CN"/>
              </w:rPr>
            </w:pPr>
            <w:r>
              <w:rPr>
                <w:rFonts w:ascii="宋体" w:hAnsi="宋体" w:cs="宋体"/>
                <w:bCs/>
                <w:color w:val="000000"/>
                <w:kern w:val="0"/>
                <w:sz w:val="18"/>
                <w:szCs w:val="18"/>
                <w:lang w:eastAsia="zh-CN"/>
              </w:rPr>
              <w:t>开户银行</w:t>
            </w:r>
          </w:p>
        </w:tc>
        <w:tc>
          <w:tcPr>
            <w:tcW w:w="54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exact" w:line="300" w:before="0" w:after="0"/>
              <w:ind w:right="-65" w:hanging="0"/>
              <w:jc w:val="left"/>
              <w:rPr>
                <w:rFonts w:ascii="宋体" w:hAnsi="宋体" w:cs="宋体"/>
                <w:bCs/>
                <w:color w:val="000000"/>
                <w:sz w:val="18"/>
                <w:szCs w:val="18"/>
                <w:lang w:eastAsia="zh-CN"/>
              </w:rPr>
            </w:pPr>
            <w:r>
              <w:rPr>
                <w:rFonts w:ascii="宋体" w:hAnsi="宋体" w:cs="宋体"/>
                <w:bCs/>
                <w:color w:val="000000"/>
                <w:kern w:val="0"/>
                <w:sz w:val="18"/>
                <w:szCs w:val="18"/>
                <w:lang w:eastAsia="zh-CN"/>
              </w:rPr>
              <w:t>中国工商银行股份有限公司广州南沙大岗支行</w:t>
            </w:r>
          </w:p>
        </w:tc>
      </w:tr>
      <w:tr>
        <w:trPr>
          <w:trHeight w:val="397" w:hRule="atLeast"/>
        </w:trPr>
        <w:tc>
          <w:tcPr>
            <w:tcW w:w="15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exact" w:line="300" w:before="0" w:after="0"/>
              <w:ind w:right="-65" w:hanging="0"/>
              <w:jc w:val="center"/>
              <w:rPr>
                <w:rFonts w:ascii="宋体" w:hAnsi="宋体" w:cs="宋体"/>
                <w:bCs/>
                <w:color w:val="000000"/>
                <w:sz w:val="18"/>
                <w:szCs w:val="18"/>
                <w:lang w:eastAsia="zh-CN"/>
              </w:rPr>
            </w:pPr>
            <w:r>
              <w:rPr>
                <w:rFonts w:ascii="宋体" w:hAnsi="宋体" w:cs="宋体"/>
                <w:bCs/>
                <w:color w:val="000000"/>
                <w:kern w:val="0"/>
                <w:sz w:val="18"/>
                <w:szCs w:val="18"/>
                <w:lang w:eastAsia="zh-CN"/>
              </w:rPr>
              <w:t>银行账号</w:t>
            </w:r>
          </w:p>
        </w:tc>
        <w:tc>
          <w:tcPr>
            <w:tcW w:w="54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lineRule="exact" w:line="300" w:before="0" w:after="0"/>
              <w:ind w:right="-65" w:hanging="0"/>
              <w:jc w:val="left"/>
              <w:rPr>
                <w:rFonts w:ascii="宋体" w:hAnsi="宋体" w:cs="宋体"/>
                <w:bCs/>
                <w:color w:val="000000"/>
                <w:sz w:val="18"/>
                <w:szCs w:val="18"/>
                <w:lang w:eastAsia="zh-CN"/>
              </w:rPr>
            </w:pPr>
            <w:r>
              <w:rPr>
                <w:rFonts w:cs="宋体" w:ascii="宋体" w:hAnsi="宋体"/>
                <w:bCs/>
                <w:color w:val="000000"/>
                <w:kern w:val="0"/>
                <w:sz w:val="18"/>
                <w:szCs w:val="18"/>
                <w:lang w:eastAsia="zh-CN"/>
              </w:rPr>
              <w:t>3602070609200135225</w:t>
            </w:r>
          </w:p>
        </w:tc>
      </w:tr>
    </w:tbl>
    <w:p>
      <w:pPr>
        <w:pStyle w:val="A"/>
        <w:tabs>
          <w:tab w:val="left" w:pos="420" w:leader="none"/>
        </w:tabs>
        <w:spacing w:lineRule="auto" w:line="276"/>
        <w:rPr>
          <w:rFonts w:ascii="宋体" w:hAnsi="宋体" w:eastAsia="宋体" w:cs="宋体"/>
          <w:bCs/>
          <w:color w:val="auto"/>
          <w:ins w:id="296" w:author="未知作者" w:date="2026-04-08T11:42:21Z"/>
        </w:rPr>
      </w:pPr>
      <w:del w:id="292" w:author="未知作者" w:date="2026-04-08T11:42:21Z">
        <w:r>
          <w:rPr>
            <w:rFonts w:eastAsia="宋体" w:cs="宋体" w:ascii="宋体" w:hAnsi="宋体"/>
            <w:color w:val="auto"/>
          </w:rPr>
          <w:delText xml:space="preserve">5.3 </w:delText>
        </w:r>
      </w:del>
      <w:del w:id="293" w:author="未知作者" w:date="2026-04-08T11:42:21Z">
        <w:r>
          <w:rPr>
            <w:rFonts w:ascii="宋体" w:hAnsi="宋体" w:cs="宋体" w:eastAsia="宋体"/>
            <w:bCs/>
            <w:color w:val="auto"/>
          </w:rPr>
          <w:delText>充电服务费：充电用户使用充电服务时产生的费用，由乙方直接向用户收取；充电桩向充电车主的收费标准按照国家物价部门及发改委规定执行，后续如政策调整服务价格，乙方将按国家标准执行，同时进行公示。</w:delText>
        </w:r>
      </w:del>
      <w:ins w:id="294" w:author="未知作者" w:date="2026-04-08T11:42:21Z">
        <w:r>
          <w:rPr>
            <w:rFonts w:eastAsia="宋体" w:cs="宋体" w:ascii="宋体" w:hAnsi="宋体"/>
            <w:bCs/>
            <w:color w:val="auto"/>
          </w:rPr>
          <w:t>3</w:t>
        </w:r>
      </w:ins>
      <w:ins w:id="295" w:author="未知作者" w:date="2026-04-08T11:42:21Z">
        <w:r>
          <w:rPr>
            <w:rFonts w:ascii="宋体" w:hAnsi="宋体" w:cs="宋体" w:eastAsia="宋体"/>
            <w:bCs/>
            <w:color w:val="auto"/>
          </w:rPr>
          <w:t>、如独立电表发生故障、损坏或数据异常，双方应及时核查；在故障期间，可结合后台记录、历史平均用电量、现场核验结果等因素综合确定当期用电量。</w:t>
        </w:r>
      </w:ins>
    </w:p>
    <w:p>
      <w:pPr>
        <w:pStyle w:val="A"/>
        <w:tabs>
          <w:tab w:val="left" w:pos="420" w:leader="none"/>
        </w:tabs>
        <w:spacing w:lineRule="auto" w:line="276"/>
        <w:rPr>
          <w:rFonts w:ascii="宋体" w:hAnsi="宋体" w:eastAsia="宋体" w:cs="宋体"/>
          <w:bCs/>
          <w:color w:val="auto"/>
          <w:ins w:id="301" w:author="未知作者" w:date="2026-04-08T11:42:21Z"/>
        </w:rPr>
      </w:pPr>
      <w:ins w:id="297" w:author="未知作者" w:date="2026-04-08T11:42:21Z">
        <w:r>
          <w:rPr>
            <w:rFonts w:eastAsia="宋体" w:cs="宋体" w:ascii="宋体" w:hAnsi="宋体"/>
            <w:bCs/>
            <w:color w:val="auto"/>
          </w:rPr>
          <w:t>4</w:t>
        </w:r>
      </w:ins>
      <w:ins w:id="298" w:author="未知作者" w:date="2026-04-08T11:42:21Z">
        <w:r>
          <w:rPr>
            <w:rFonts w:ascii="宋体" w:hAnsi="宋体" w:cs="宋体" w:eastAsia="宋体"/>
            <w:bCs/>
            <w:color w:val="auto"/>
          </w:rPr>
          <w:t>、甲方变更收款账户的，应至少提前</w:t>
        </w:r>
      </w:ins>
      <w:ins w:id="299" w:author="未知作者" w:date="2026-04-08T11:42:21Z">
        <w:r>
          <w:rPr>
            <w:rFonts w:eastAsia="宋体" w:cs="宋体" w:ascii="宋体" w:hAnsi="宋体"/>
            <w:bCs/>
            <w:color w:val="auto"/>
          </w:rPr>
          <w:t>5</w:t>
        </w:r>
      </w:ins>
      <w:ins w:id="300" w:author="未知作者" w:date="2026-04-08T11:42:21Z">
        <w:r>
          <w:rPr>
            <w:rFonts w:ascii="宋体" w:hAnsi="宋体" w:cs="宋体" w:eastAsia="宋体"/>
            <w:bCs/>
            <w:color w:val="auto"/>
          </w:rPr>
          <w:t>个工作日书面通知乙方。</w:t>
        </w:r>
      </w:ins>
    </w:p>
    <w:p>
      <w:pPr>
        <w:pStyle w:val="A"/>
        <w:tabs>
          <w:tab w:val="left" w:pos="420" w:leader="none"/>
        </w:tabs>
        <w:spacing w:lineRule="auto" w:line="276"/>
        <w:rPr>
          <w:rFonts w:ascii="宋体" w:hAnsi="宋体" w:eastAsia="宋体" w:cs="宋体"/>
          <w:bCs/>
          <w:color w:val="auto"/>
        </w:rPr>
      </w:pPr>
      <w:ins w:id="302" w:author="未知作者" w:date="2026-04-08T11:42:21Z">
        <w:r>
          <w:rPr>
            <w:rFonts w:eastAsia="宋体" w:cs="宋体" w:ascii="宋体" w:hAnsi="宋体"/>
            <w:bCs/>
            <w:color w:val="auto"/>
          </w:rPr>
          <w:t xml:space="preserve">5.3 </w:t>
        </w:r>
      </w:ins>
      <w:ins w:id="303" w:author="未知作者" w:date="2026-04-08T11:42:21Z">
        <w:r>
          <w:rPr>
            <w:rFonts w:ascii="宋体" w:hAnsi="宋体" w:cs="宋体" w:eastAsia="宋体"/>
            <w:bCs/>
            <w:color w:val="auto"/>
          </w:rPr>
          <w:t>充电服务费：充电用户使用充电服务时产生的费用，由乙方直接向用户收取；充电桩向充电车主的收费标准应按照国家物价部门及发改委等有关规定执行，后续如政策调整服务价格，乙方应按国家标准执行并进行公示。乙方不得以甲方名义收费，不得使甲方承担任何与用户收费相关的责任。</w:t>
        </w:r>
      </w:ins>
    </w:p>
    <w:p>
      <w:pPr>
        <w:pStyle w:val="A"/>
        <w:tabs>
          <w:tab w:val="left" w:pos="420" w:leader="none"/>
        </w:tabs>
        <w:spacing w:lineRule="auto" w:line="276"/>
        <w:rPr>
          <w:rFonts w:ascii="宋体" w:hAnsi="宋体" w:eastAsia="宋体" w:cs="宋体"/>
          <w:color w:val="auto"/>
        </w:rPr>
      </w:pPr>
      <w:r>
        <w:rPr>
          <w:rFonts w:eastAsia="宋体" w:cs="宋体" w:ascii="宋体" w:hAnsi="宋体"/>
          <w:color w:val="auto"/>
        </w:rPr>
        <w:t xml:space="preserve">5.4 </w:t>
      </w:r>
      <w:r>
        <w:rPr>
          <w:rFonts w:ascii="宋体" w:hAnsi="宋体" w:cs="宋体" w:eastAsia="宋体"/>
          <w:color w:val="auto"/>
        </w:rPr>
        <w:t>发票说明：</w:t>
      </w:r>
    </w:p>
    <w:p>
      <w:pPr>
        <w:pStyle w:val="A"/>
        <w:tabs>
          <w:tab w:val="left" w:pos="420" w:leader="none"/>
        </w:tabs>
        <w:spacing w:lineRule="auto" w:line="276"/>
        <w:ind w:firstLine="420"/>
        <w:rPr>
          <w:rFonts w:ascii="宋体" w:hAnsi="宋体" w:eastAsia="宋体" w:cs="宋体"/>
          <w:color w:val="auto"/>
        </w:rPr>
      </w:pPr>
      <w:r>
        <w:rPr>
          <w:rFonts w:eastAsia="宋体" w:cs="宋体" w:ascii="宋体" w:hAnsi="宋体"/>
          <w:color w:val="auto"/>
        </w:rPr>
        <w:t>1</w:t>
      </w:r>
      <w:r>
        <w:rPr>
          <w:rFonts w:ascii="宋体" w:hAnsi="宋体" w:cs="宋体" w:eastAsia="宋体"/>
          <w:color w:val="auto"/>
        </w:rPr>
        <w:t>、乙方付款前：</w:t>
      </w:r>
    </w:p>
    <w:p>
      <w:pPr>
        <w:pStyle w:val="A"/>
        <w:tabs>
          <w:tab w:val="left" w:pos="420" w:leader="none"/>
        </w:tabs>
        <w:spacing w:lineRule="auto" w:line="276"/>
        <w:ind w:firstLine="420"/>
        <w:rPr>
          <w:rFonts w:ascii="宋体" w:hAnsi="宋体" w:eastAsia="宋体" w:cs="宋体"/>
          <w:color w:val="auto"/>
        </w:rPr>
      </w:pPr>
      <w:del w:id="304" w:author="未知作者" w:date="2026-04-08T11:42:21Z">
        <w:r>
          <w:rPr>
            <w:rFonts w:ascii="宋体" w:hAnsi="宋体" w:cs="宋体" w:eastAsia="宋体"/>
            <w:color w:val="auto"/>
          </w:rPr>
          <w:delText>甲方向乙方开具与结算金额等额的符合国家规定的增值税普通发票，其中电费税率</w:delText>
        </w:r>
      </w:del>
      <w:del w:id="305" w:author="未知作者" w:date="2026-04-08T11:42:21Z">
        <w:r>
          <w:rPr>
            <w:rFonts w:ascii="宋体" w:hAnsi="宋体" w:cs="宋体" w:eastAsia="宋体"/>
            <w:color w:val="auto"/>
            <w:kern w:val="0"/>
          </w:rPr>
          <w:delText>【</w:delText>
        </w:r>
      </w:del>
      <w:del w:id="306" w:author="未知作者" w:date="2026-04-08T11:42:21Z">
        <w:r>
          <w:rPr>
            <w:rFonts w:eastAsia="宋体" w:cs="宋体" w:ascii="宋体" w:hAnsi="宋体"/>
            <w:color w:val="auto"/>
            <w:kern w:val="0"/>
          </w:rPr>
          <w:delText>13</w:delText>
        </w:r>
      </w:del>
      <w:del w:id="307" w:author="未知作者" w:date="2026-04-08T11:42:21Z">
        <w:r>
          <w:rPr>
            <w:rFonts w:ascii="宋体" w:hAnsi="宋体" w:cs="宋体" w:eastAsia="宋体"/>
            <w:color w:val="auto"/>
            <w:kern w:val="0"/>
          </w:rPr>
          <w:delText>】</w:delText>
        </w:r>
      </w:del>
      <w:del w:id="308" w:author="未知作者" w:date="2026-04-08T11:42:21Z">
        <w:r>
          <w:rPr>
            <w:rFonts w:eastAsia="宋体" w:cs="宋体" w:ascii="宋体" w:hAnsi="宋体"/>
            <w:color w:val="auto"/>
          </w:rPr>
          <w:delText>%</w:delText>
        </w:r>
      </w:del>
      <w:ins w:id="309" w:author="未知作者" w:date="2026-04-08T11:42:21Z">
        <w:r>
          <w:rPr>
            <w:rFonts w:ascii="宋体" w:hAnsi="宋体" w:cs="宋体" w:eastAsia="宋体"/>
            <w:color w:val="auto"/>
          </w:rPr>
          <w:t>甲方向乙方开具与结算金额等额的符合国家规定的增值税普通发票，其中电费税率按国家现行适用税率执行。</w:t>
        </w:r>
      </w:ins>
    </w:p>
    <w:p>
      <w:pPr>
        <w:pStyle w:val="A"/>
        <w:tabs>
          <w:tab w:val="left" w:pos="420" w:leader="none"/>
        </w:tabs>
        <w:spacing w:lineRule="auto" w:line="276"/>
        <w:ind w:firstLine="420"/>
        <w:rPr>
          <w:rFonts w:ascii="宋体" w:hAnsi="宋体" w:eastAsia="宋体" w:cs="宋体"/>
          <w:color w:val="auto"/>
        </w:rPr>
      </w:pPr>
      <w:r>
        <w:rPr>
          <w:rFonts w:eastAsia="宋体" w:cs="宋体" w:ascii="宋体" w:hAnsi="宋体"/>
          <w:color w:val="auto"/>
        </w:rPr>
        <w:t>2</w:t>
      </w:r>
      <w:r>
        <w:rPr>
          <w:rFonts w:ascii="宋体" w:hAnsi="宋体" w:cs="宋体" w:eastAsia="宋体"/>
          <w:color w:val="auto"/>
        </w:rPr>
        <w:t>、乙方税务信息：</w:t>
      </w:r>
    </w:p>
    <w:p>
      <w:pPr>
        <w:pStyle w:val="A"/>
        <w:tabs>
          <w:tab w:val="left" w:pos="420" w:leader="none"/>
        </w:tabs>
        <w:spacing w:lineRule="auto" w:line="276"/>
        <w:ind w:firstLine="420"/>
        <w:rPr>
          <w:rFonts w:ascii="宋体" w:hAnsi="宋体" w:eastAsia="宋体" w:cs="宋体"/>
          <w:color w:val="auto"/>
        </w:rPr>
      </w:pPr>
      <w:r>
        <w:rPr>
          <w:rFonts w:ascii="宋体" w:hAnsi="宋体" w:cs="宋体" w:eastAsia="宋体"/>
          <w:color w:val="auto"/>
        </w:rPr>
        <w:t>名称：</w:t>
      </w:r>
      <w:r>
        <w:rPr>
          <w:rFonts w:ascii="宋体" w:hAnsi="宋体" w:cs="宋体" w:eastAsia="宋体"/>
          <w:color w:val="auto"/>
          <w:kern w:val="0"/>
        </w:rPr>
        <w:t>【广东铠达科技有限公司 】</w:t>
      </w:r>
    </w:p>
    <w:p>
      <w:pPr>
        <w:pStyle w:val="A"/>
        <w:tabs>
          <w:tab w:val="left" w:pos="420" w:leader="none"/>
        </w:tabs>
        <w:spacing w:lineRule="auto" w:line="276"/>
        <w:ind w:firstLine="420"/>
        <w:rPr>
          <w:rFonts w:ascii="宋体" w:hAnsi="宋体" w:eastAsia="宋体" w:cs="宋体"/>
          <w:color w:val="auto"/>
        </w:rPr>
      </w:pPr>
      <w:r>
        <w:rPr>
          <w:rFonts w:ascii="宋体" w:hAnsi="宋体" w:cs="宋体" w:eastAsia="宋体"/>
          <w:color w:val="auto"/>
        </w:rPr>
        <w:t>纳税人识别号：</w:t>
      </w:r>
      <w:r>
        <w:rPr>
          <w:rFonts w:ascii="宋体" w:hAnsi="宋体" w:cs="宋体" w:eastAsia="宋体"/>
          <w:color w:val="auto"/>
          <w:kern w:val="0"/>
        </w:rPr>
        <w:t>【</w:t>
      </w:r>
      <w:r>
        <w:rPr>
          <w:rFonts w:eastAsia="宋体" w:cs="宋体" w:ascii="宋体" w:hAnsi="宋体"/>
          <w:color w:val="auto"/>
          <w:kern w:val="0"/>
        </w:rPr>
        <w:t>91440101MA5D4T2P6N</w:t>
      </w:r>
      <w:r>
        <w:rPr>
          <w:rFonts w:ascii="宋体" w:hAnsi="宋体" w:cs="宋体" w:eastAsia="宋体"/>
          <w:color w:val="auto"/>
          <w:kern w:val="0"/>
        </w:rPr>
        <w:t>】</w:t>
      </w:r>
    </w:p>
    <w:p>
      <w:pPr>
        <w:pStyle w:val="A"/>
        <w:tabs>
          <w:tab w:val="left" w:pos="420" w:leader="none"/>
        </w:tabs>
        <w:spacing w:lineRule="auto" w:line="276"/>
        <w:ind w:firstLine="420"/>
        <w:rPr>
          <w:rFonts w:ascii="宋体" w:hAnsi="宋体" w:eastAsia="宋体" w:cs="宋体"/>
          <w:color w:val="auto"/>
        </w:rPr>
      </w:pPr>
      <w:r>
        <w:rPr>
          <w:rFonts w:ascii="宋体" w:hAnsi="宋体" w:cs="宋体" w:eastAsia="宋体"/>
          <w:color w:val="auto"/>
        </w:rPr>
        <w:t>地址：</w:t>
      </w:r>
      <w:r>
        <w:rPr>
          <w:rFonts w:ascii="宋体" w:hAnsi="宋体" w:cs="宋体" w:eastAsia="宋体"/>
          <w:color w:val="auto"/>
          <w:kern w:val="0"/>
        </w:rPr>
        <w:t>【广州市天河区吉山新路街自编</w:t>
      </w:r>
      <w:r>
        <w:rPr>
          <w:rFonts w:eastAsia="宋体" w:cs="宋体" w:ascii="宋体" w:hAnsi="宋体"/>
          <w:color w:val="auto"/>
          <w:kern w:val="0"/>
        </w:rPr>
        <w:t>24</w:t>
      </w:r>
      <w:r>
        <w:rPr>
          <w:rFonts w:ascii="宋体" w:hAnsi="宋体" w:cs="宋体" w:eastAsia="宋体"/>
          <w:color w:val="auto"/>
          <w:kern w:val="0"/>
        </w:rPr>
        <w:t>号</w:t>
      </w:r>
      <w:r>
        <w:rPr>
          <w:rFonts w:eastAsia="宋体" w:cs="宋体" w:ascii="宋体" w:hAnsi="宋体"/>
          <w:color w:val="auto"/>
          <w:kern w:val="0"/>
        </w:rPr>
        <w:t>2</w:t>
      </w:r>
      <w:r>
        <w:rPr>
          <w:rFonts w:ascii="宋体" w:hAnsi="宋体" w:cs="宋体" w:eastAsia="宋体"/>
          <w:color w:val="auto"/>
          <w:kern w:val="0"/>
        </w:rPr>
        <w:t>栋二单元二楼</w:t>
      </w:r>
      <w:r>
        <w:rPr>
          <w:rFonts w:eastAsia="宋体" w:cs="宋体" w:ascii="宋体" w:hAnsi="宋体"/>
          <w:color w:val="auto"/>
          <w:kern w:val="0"/>
        </w:rPr>
        <w:t>201-1</w:t>
      </w:r>
      <w:r>
        <w:rPr>
          <w:rFonts w:ascii="宋体" w:hAnsi="宋体" w:cs="宋体" w:eastAsia="宋体"/>
          <w:color w:val="auto"/>
          <w:kern w:val="0"/>
        </w:rPr>
        <w:t>房 】</w:t>
      </w:r>
    </w:p>
    <w:p>
      <w:pPr>
        <w:pStyle w:val="A"/>
        <w:tabs>
          <w:tab w:val="left" w:pos="420" w:leader="none"/>
        </w:tabs>
        <w:spacing w:lineRule="auto" w:line="276"/>
        <w:ind w:firstLine="420"/>
        <w:rPr>
          <w:rFonts w:ascii="宋体" w:hAnsi="宋体" w:eastAsia="宋体" w:cs="宋体"/>
          <w:color w:val="auto"/>
        </w:rPr>
      </w:pPr>
      <w:r>
        <w:rPr>
          <w:rFonts w:ascii="宋体" w:hAnsi="宋体" w:cs="宋体" w:eastAsia="宋体"/>
          <w:color w:val="auto"/>
        </w:rPr>
        <w:t>电话：</w:t>
      </w:r>
      <w:r>
        <w:rPr>
          <w:rFonts w:ascii="宋体" w:hAnsi="宋体" w:cs="宋体" w:eastAsia="宋体"/>
          <w:color w:val="auto"/>
          <w:kern w:val="0"/>
        </w:rPr>
        <w:t xml:space="preserve">【 </w:t>
      </w:r>
      <w:r>
        <w:rPr>
          <w:rFonts w:eastAsia="宋体" w:cs="宋体" w:ascii="宋体" w:hAnsi="宋体"/>
          <w:color w:val="auto"/>
          <w:kern w:val="0"/>
        </w:rPr>
        <w:t xml:space="preserve">13826010812 </w:t>
      </w:r>
      <w:r>
        <w:rPr>
          <w:rFonts w:ascii="宋体" w:hAnsi="宋体" w:cs="宋体" w:eastAsia="宋体"/>
          <w:color w:val="auto"/>
          <w:kern w:val="0"/>
        </w:rPr>
        <w:t>】</w:t>
      </w:r>
    </w:p>
    <w:p>
      <w:pPr>
        <w:pStyle w:val="A"/>
        <w:tabs>
          <w:tab w:val="left" w:pos="420" w:leader="none"/>
        </w:tabs>
        <w:spacing w:lineRule="auto" w:line="276"/>
        <w:ind w:firstLine="420"/>
        <w:rPr>
          <w:rFonts w:ascii="宋体" w:hAnsi="宋体" w:eastAsia="宋体" w:cs="宋体"/>
          <w:color w:val="auto"/>
        </w:rPr>
      </w:pPr>
      <w:r>
        <w:rPr>
          <w:rFonts w:ascii="宋体" w:hAnsi="宋体" w:cs="宋体" w:eastAsia="宋体"/>
          <w:color w:val="auto"/>
        </w:rPr>
        <w:t>开户行：</w:t>
      </w:r>
      <w:r>
        <w:rPr>
          <w:rFonts w:ascii="宋体" w:hAnsi="宋体" w:cs="宋体" w:eastAsia="宋体"/>
          <w:color w:val="auto"/>
          <w:kern w:val="0"/>
        </w:rPr>
        <w:t>【中国建设银行羊城花园支行 】</w:t>
      </w:r>
    </w:p>
    <w:p>
      <w:pPr>
        <w:pStyle w:val="A"/>
        <w:tabs>
          <w:tab w:val="left" w:pos="420" w:leader="none"/>
        </w:tabs>
        <w:spacing w:lineRule="auto" w:line="276"/>
        <w:ind w:firstLine="420"/>
        <w:rPr>
          <w:rFonts w:ascii="宋体" w:hAnsi="宋体" w:eastAsia="宋体" w:cs="宋体"/>
          <w:color w:val="auto"/>
        </w:rPr>
      </w:pPr>
      <w:r>
        <w:rPr>
          <w:rFonts w:ascii="宋体" w:hAnsi="宋体" w:cs="宋体" w:eastAsia="宋体"/>
          <w:color w:val="auto"/>
        </w:rPr>
        <w:t>账号：</w:t>
      </w:r>
      <w:r>
        <w:rPr>
          <w:rFonts w:ascii="宋体" w:hAnsi="宋体" w:cs="宋体" w:eastAsia="宋体"/>
          <w:color w:val="auto"/>
          <w:kern w:val="0"/>
        </w:rPr>
        <w:t>【</w:t>
      </w:r>
      <w:r>
        <w:rPr>
          <w:rFonts w:eastAsia="宋体" w:cs="宋体" w:ascii="宋体" w:hAnsi="宋体"/>
          <w:color w:val="auto"/>
          <w:kern w:val="0"/>
        </w:rPr>
        <w:t xml:space="preserve">44050147051809133001 </w:t>
      </w:r>
      <w:r>
        <w:rPr>
          <w:rFonts w:ascii="宋体" w:hAnsi="宋体" w:cs="宋体" w:eastAsia="宋体"/>
          <w:color w:val="auto"/>
          <w:kern w:val="0"/>
        </w:rPr>
        <w:t>】</w:t>
      </w:r>
    </w:p>
    <w:p>
      <w:pPr>
        <w:pStyle w:val="A"/>
        <w:tabs>
          <w:tab w:val="left" w:pos="420" w:leader="none"/>
        </w:tabs>
        <w:spacing w:lineRule="auto" w:line="276"/>
        <w:rPr>
          <w:rFonts w:ascii="宋体" w:hAnsi="宋体" w:eastAsia="宋体" w:cs="宋体"/>
          <w:b/>
          <w:b/>
          <w:bCs/>
          <w:color w:val="auto"/>
        </w:rPr>
      </w:pPr>
      <w:r>
        <w:rPr>
          <w:rFonts w:eastAsia="宋体" w:cs="宋体" w:ascii="宋体" w:hAnsi="宋体"/>
          <w:b/>
          <w:bCs/>
          <w:color w:val="auto"/>
        </w:rPr>
      </w:r>
    </w:p>
    <w:p>
      <w:pPr>
        <w:pStyle w:val="A"/>
        <w:tabs>
          <w:tab w:val="left" w:pos="420" w:leader="none"/>
        </w:tabs>
        <w:spacing w:lineRule="auto" w:line="276"/>
        <w:rPr>
          <w:rFonts w:ascii="宋体" w:hAnsi="宋体" w:eastAsia="宋体" w:cs="宋体"/>
          <w:b/>
          <w:b/>
          <w:bCs/>
          <w:color w:val="auto"/>
          <w:ins w:id="313" w:author="未知作者" w:date="2026-04-08T11:42:21Z"/>
        </w:rPr>
      </w:pPr>
      <w:del w:id="310" w:author="未知作者" w:date="2026-04-08T11:42:21Z">
        <w:r>
          <w:rPr>
            <w:rFonts w:ascii="宋体" w:hAnsi="宋体" w:cs="宋体" w:eastAsia="宋体"/>
            <w:b/>
            <w:bCs/>
            <w:color w:val="auto"/>
          </w:rPr>
          <w:delText>第六条 免责条款及违约责任</w:delText>
        </w:r>
      </w:del>
      <w:ins w:id="311" w:author="未知作者" w:date="2026-04-08T11:42:21Z">
        <w:r>
          <w:rPr>
            <w:rFonts w:eastAsia="宋体" w:cs="宋体" w:ascii="宋体" w:hAnsi="宋体"/>
            <w:b/>
            <w:bCs/>
            <w:color w:val="auto"/>
          </w:rPr>
          <w:t>3</w:t>
        </w:r>
      </w:ins>
      <w:ins w:id="312" w:author="未知作者" w:date="2026-04-08T11:42:21Z">
        <w:r>
          <w:rPr>
            <w:rFonts w:ascii="宋体" w:hAnsi="宋体" w:cs="宋体" w:eastAsia="宋体"/>
            <w:b/>
            <w:bCs/>
            <w:color w:val="auto"/>
          </w:rPr>
          <w:t>、乙方应确保其税务信息真实、准确、有效；因乙方提供信息错误、变更未及时通知或其他乙方原因导致发票作废、重开、税损或甲方额外成本的，由乙方承担。</w:t>
        </w:r>
      </w:ins>
    </w:p>
    <w:p>
      <w:pPr>
        <w:pStyle w:val="A"/>
        <w:tabs>
          <w:tab w:val="left" w:pos="420" w:leader="none"/>
        </w:tabs>
        <w:spacing w:lineRule="auto" w:line="276"/>
        <w:rPr>
          <w:rFonts w:ascii="宋体" w:hAnsi="宋体" w:eastAsia="宋体" w:cs="宋体"/>
          <w:b/>
          <w:b/>
          <w:bCs/>
          <w:color w:val="auto"/>
        </w:rPr>
      </w:pPr>
      <w:ins w:id="314" w:author="未知作者" w:date="2026-04-08T11:42:21Z">
        <w:r>
          <w:rPr>
            <w:rFonts w:ascii="宋体" w:hAnsi="宋体" w:cs="宋体" w:eastAsia="宋体"/>
            <w:b/>
            <w:bCs/>
            <w:color w:val="auto"/>
          </w:rPr>
          <w:t>第六条 免责条款及违约责任</w:t>
        </w:r>
      </w:ins>
    </w:p>
    <w:p>
      <w:pPr>
        <w:pStyle w:val="A"/>
        <w:tabs>
          <w:tab w:val="left" w:pos="420" w:leader="none"/>
        </w:tabs>
        <w:spacing w:lineRule="auto" w:line="276"/>
        <w:rPr>
          <w:rFonts w:ascii="宋体" w:hAnsi="宋体" w:eastAsia="宋体" w:cs="宋体"/>
          <w:color w:val="auto"/>
        </w:rPr>
      </w:pPr>
      <w:del w:id="315" w:author="未知作者" w:date="2026-04-08T11:42:21Z">
        <w:r>
          <w:rPr>
            <w:rFonts w:eastAsia="宋体" w:cs="宋体" w:ascii="宋体" w:hAnsi="宋体"/>
            <w:color w:val="auto"/>
          </w:rPr>
          <w:delText xml:space="preserve">6.1 </w:delText>
        </w:r>
      </w:del>
      <w:del w:id="316" w:author="未知作者" w:date="2026-04-08T11:42:21Z">
        <w:r>
          <w:rPr>
            <w:rFonts w:ascii="宋体" w:hAnsi="宋体" w:cs="宋体" w:eastAsia="宋体"/>
            <w:color w:val="auto"/>
          </w:rPr>
          <w:delText>本协议一经签署即具有法律效力，除本协议另有约定外，任何一方不得单方解除协议。</w:delText>
        </w:r>
      </w:del>
      <w:ins w:id="317" w:author="未知作者" w:date="2026-04-08T11:42:21Z">
        <w:r>
          <w:rPr>
            <w:rFonts w:eastAsia="宋体" w:cs="宋体" w:ascii="宋体" w:hAnsi="宋体"/>
            <w:color w:val="auto"/>
          </w:rPr>
          <w:t xml:space="preserve">6.1 </w:t>
        </w:r>
      </w:ins>
      <w:ins w:id="318" w:author="未知作者" w:date="2026-04-08T11:42:21Z">
        <w:r>
          <w:rPr>
            <w:rFonts w:ascii="宋体" w:hAnsi="宋体" w:cs="宋体" w:eastAsia="宋体"/>
            <w:color w:val="auto"/>
          </w:rPr>
          <w:t>本协议一经签署即具有法律效力，除本协议另有约定或法定解除情形外，任何一方不得单方解除协议。出现下列情形之一的，甲方有权书面通知乙方限期整改；乙方逾期未整改或情形严重的，甲方有权解除本协议并追究乙方责任：（</w:t>
        </w:r>
      </w:ins>
      <w:ins w:id="319" w:author="未知作者" w:date="2026-04-08T11:42:21Z">
        <w:r>
          <w:rPr>
            <w:rFonts w:eastAsia="宋体" w:cs="宋体" w:ascii="宋体" w:hAnsi="宋体"/>
            <w:color w:val="auto"/>
          </w:rPr>
          <w:t>1</w:t>
        </w:r>
      </w:ins>
      <w:ins w:id="320" w:author="未知作者" w:date="2026-04-08T11:42:21Z">
        <w:r>
          <w:rPr>
            <w:rFonts w:ascii="宋体" w:hAnsi="宋体" w:cs="宋体" w:eastAsia="宋体"/>
            <w:color w:val="auto"/>
          </w:rPr>
          <w:t>）乙方未取得或持续维持运营所需资质、许可、备案；（</w:t>
        </w:r>
      </w:ins>
      <w:ins w:id="321" w:author="未知作者" w:date="2026-04-08T11:42:21Z">
        <w:r>
          <w:rPr>
            <w:rFonts w:eastAsia="宋体" w:cs="宋体" w:ascii="宋体" w:hAnsi="宋体"/>
            <w:color w:val="auto"/>
          </w:rPr>
          <w:t>2</w:t>
        </w:r>
      </w:ins>
      <w:ins w:id="322" w:author="未知作者" w:date="2026-04-08T11:42:21Z">
        <w:r>
          <w:rPr>
            <w:rFonts w:ascii="宋体" w:hAnsi="宋体" w:cs="宋体" w:eastAsia="宋体"/>
            <w:color w:val="auto"/>
          </w:rPr>
          <w:t>）乙方存在重大安全、消防、环保隐患或被监管部门责令整改、停运；（</w:t>
        </w:r>
      </w:ins>
      <w:ins w:id="323" w:author="未知作者" w:date="2026-04-08T11:42:21Z">
        <w:r>
          <w:rPr>
            <w:rFonts w:eastAsia="宋体" w:cs="宋体" w:ascii="宋体" w:hAnsi="宋体"/>
            <w:color w:val="auto"/>
          </w:rPr>
          <w:t>3</w:t>
        </w:r>
      </w:ins>
      <w:ins w:id="324" w:author="未知作者" w:date="2026-04-08T11:42:21Z">
        <w:r>
          <w:rPr>
            <w:rFonts w:ascii="宋体" w:hAnsi="宋体" w:cs="宋体" w:eastAsia="宋体"/>
            <w:color w:val="auto"/>
          </w:rPr>
          <w:t>）乙方擅自变更设备、场地、线路或将项目转让、分包给第三方；（</w:t>
        </w:r>
      </w:ins>
      <w:ins w:id="325" w:author="未知作者" w:date="2026-04-08T11:42:21Z">
        <w:r>
          <w:rPr>
            <w:rFonts w:eastAsia="宋体" w:cs="宋体" w:ascii="宋体" w:hAnsi="宋体"/>
            <w:color w:val="auto"/>
          </w:rPr>
          <w:t>4</w:t>
        </w:r>
      </w:ins>
      <w:ins w:id="326" w:author="未知作者" w:date="2026-04-08T11:42:21Z">
        <w:r>
          <w:rPr>
            <w:rFonts w:ascii="宋体" w:hAnsi="宋体" w:cs="宋体" w:eastAsia="宋体"/>
            <w:color w:val="auto"/>
          </w:rPr>
          <w:t>）乙方逾期支付费用超过【</w:t>
        </w:r>
      </w:ins>
      <w:ins w:id="327" w:author="未知作者" w:date="2026-04-08T11:42:21Z">
        <w:r>
          <w:rPr>
            <w:rFonts w:eastAsia="宋体" w:cs="宋体" w:ascii="宋体" w:hAnsi="宋体"/>
            <w:color w:val="auto"/>
          </w:rPr>
          <w:t>30</w:t>
        </w:r>
      </w:ins>
      <w:ins w:id="328" w:author="未知作者" w:date="2026-04-08T11:42:21Z">
        <w:r>
          <w:rPr>
            <w:rFonts w:ascii="宋体" w:hAnsi="宋体" w:cs="宋体" w:eastAsia="宋体"/>
            <w:color w:val="auto"/>
          </w:rPr>
          <w:t>】日；（</w:t>
        </w:r>
      </w:ins>
      <w:ins w:id="329" w:author="未知作者" w:date="2026-04-08T11:42:21Z">
        <w:r>
          <w:rPr>
            <w:rFonts w:eastAsia="宋体" w:cs="宋体" w:ascii="宋体" w:hAnsi="宋体"/>
            <w:color w:val="auto"/>
          </w:rPr>
          <w:t>5</w:t>
        </w:r>
      </w:ins>
      <w:ins w:id="330" w:author="未知作者" w:date="2026-04-08T11:42:21Z">
        <w:r>
          <w:rPr>
            <w:rFonts w:ascii="宋体" w:hAnsi="宋体" w:cs="宋体" w:eastAsia="宋体"/>
            <w:color w:val="auto"/>
          </w:rPr>
          <w:t>）乙方严重影响甲方物业管理秩序、品牌声誉或引发集中投诉，经催告后仍未改正。</w:t>
        </w:r>
      </w:ins>
    </w:p>
    <w:p>
      <w:pPr>
        <w:pStyle w:val="A"/>
        <w:tabs>
          <w:tab w:val="left" w:pos="420" w:leader="none"/>
        </w:tabs>
        <w:spacing w:lineRule="auto" w:line="276"/>
        <w:rPr>
          <w:rFonts w:ascii="宋体" w:hAnsi="宋体" w:eastAsia="宋体" w:cs="宋体"/>
          <w:color w:val="auto"/>
        </w:rPr>
      </w:pPr>
      <w:del w:id="331" w:author="未知作者" w:date="2026-04-08T11:42:21Z">
        <w:r>
          <w:rPr>
            <w:rFonts w:eastAsia="宋体" w:cs="宋体" w:ascii="宋体" w:hAnsi="宋体"/>
            <w:color w:val="auto"/>
          </w:rPr>
          <w:delText xml:space="preserve">6.2 </w:delText>
        </w:r>
      </w:del>
      <w:del w:id="332" w:author="未知作者" w:date="2026-04-08T11:42:21Z">
        <w:r>
          <w:rPr>
            <w:rFonts w:ascii="宋体" w:hAnsi="宋体" w:cs="宋体" w:eastAsia="宋体"/>
            <w:color w:val="auto"/>
          </w:rPr>
          <w:delText>本协议履行期间，如遇不可抗力，致使协议无法履行时，双方应按有关法律规定及时协商处理。</w:delText>
        </w:r>
      </w:del>
      <w:ins w:id="333" w:author="未知作者" w:date="2026-04-08T11:42:21Z">
        <w:r>
          <w:rPr>
            <w:rFonts w:eastAsia="宋体" w:cs="宋体" w:ascii="宋体" w:hAnsi="宋体"/>
            <w:color w:val="auto"/>
          </w:rPr>
          <w:t xml:space="preserve">6.2 </w:t>
        </w:r>
      </w:ins>
      <w:ins w:id="334" w:author="未知作者" w:date="2026-04-08T11:42:21Z">
        <w:r>
          <w:rPr>
            <w:rFonts w:ascii="宋体" w:hAnsi="宋体" w:cs="宋体" w:eastAsia="宋体"/>
            <w:color w:val="auto"/>
          </w:rPr>
          <w:t>本协议履行期间，如遇不可抗力致使协议无法履行或部分无法履行时，双方应按有关法律规定及时协商处理。受不可抗力影响的一方应在事件发生后</w:t>
        </w:r>
      </w:ins>
      <w:ins w:id="335" w:author="未知作者" w:date="2026-04-08T11:42:21Z">
        <w:r>
          <w:rPr>
            <w:rFonts w:eastAsia="宋体" w:cs="宋体" w:ascii="宋体" w:hAnsi="宋体"/>
            <w:color w:val="auto"/>
          </w:rPr>
          <w:t>5</w:t>
        </w:r>
      </w:ins>
      <w:ins w:id="336" w:author="未知作者" w:date="2026-04-08T11:42:21Z">
        <w:r>
          <w:rPr>
            <w:rFonts w:ascii="宋体" w:hAnsi="宋体" w:cs="宋体" w:eastAsia="宋体"/>
            <w:color w:val="auto"/>
          </w:rPr>
          <w:t>日内书面通知对方，并在合理期限内提供相应证明，同时采取合理措施防止损失扩大。</w:t>
        </w:r>
      </w:ins>
    </w:p>
    <w:p>
      <w:pPr>
        <w:pStyle w:val="A"/>
        <w:tabs>
          <w:tab w:val="left" w:pos="420" w:leader="none"/>
        </w:tabs>
        <w:spacing w:lineRule="auto" w:line="276"/>
        <w:rPr>
          <w:rFonts w:ascii="宋体" w:hAnsi="宋体" w:eastAsia="宋体" w:cs="宋体"/>
          <w:color w:val="auto"/>
        </w:rPr>
      </w:pPr>
      <w:del w:id="337" w:author="未知作者" w:date="2026-04-08T11:42:21Z">
        <w:r>
          <w:rPr>
            <w:rFonts w:eastAsia="宋体" w:cs="宋体" w:ascii="宋体" w:hAnsi="宋体"/>
            <w:color w:val="auto"/>
          </w:rPr>
          <w:delText xml:space="preserve">6.3 </w:delText>
        </w:r>
      </w:del>
      <w:del w:id="338" w:author="未知作者" w:date="2026-04-08T11:42:21Z">
        <w:r>
          <w:rPr>
            <w:rFonts w:ascii="宋体" w:hAnsi="宋体" w:cs="宋体" w:eastAsia="宋体"/>
            <w:color w:val="auto"/>
          </w:rPr>
          <w:delText>本协议履行期间</w:delText>
        </w:r>
      </w:del>
      <w:del w:id="339" w:author="未知作者" w:date="2026-04-08T11:42:21Z">
        <w:r>
          <w:rPr>
            <w:rFonts w:ascii="宋体" w:hAnsi="宋体" w:cs="宋体" w:eastAsia="宋体"/>
            <w:color w:val="auto"/>
            <w:kern w:val="0"/>
          </w:rPr>
          <w:delText>，如该物业项目大多数业主或业主委员会提出本场地需另作它用时，本协议自动终止，乙方应在双方约定时间内完成充电桩的撤场，双方互不承担违约责任，并自行承担因本项目而产生的费用。</w:delText>
        </w:r>
      </w:del>
      <w:ins w:id="340" w:author="未知作者" w:date="2026-04-08T11:42:21Z">
        <w:r>
          <w:rPr>
            <w:rFonts w:eastAsia="宋体" w:cs="宋体" w:ascii="宋体" w:hAnsi="宋体"/>
            <w:color w:val="auto"/>
            <w:kern w:val="0"/>
          </w:rPr>
          <w:t xml:space="preserve">6.3 </w:t>
        </w:r>
      </w:ins>
      <w:ins w:id="341" w:author="未知作者" w:date="2026-04-08T11:42:21Z">
        <w:r>
          <w:rPr>
            <w:rFonts w:ascii="宋体" w:hAnsi="宋体" w:cs="宋体" w:eastAsia="宋体"/>
            <w:color w:val="auto"/>
            <w:kern w:val="0"/>
          </w:rPr>
          <w:t>本协议履行期间，如该物业项目大多数业主或业主委员会提出本场地需另作它用，或因政府、消防、供电、规划、物业管理等客观要求导致本项目无法继续实施的，本协议自动终止。甲方应及时通知乙方，乙方应在双方约定或甲方合理要求的时间内完成撤场并恢复场地。除因甲方故意或重大过失造成外，双方互不承担违约责任，乙方自行承担因本项目产生的设备投入、撤场及停运损失。</w:t>
        </w:r>
      </w:ins>
    </w:p>
    <w:p>
      <w:pPr>
        <w:pStyle w:val="A"/>
        <w:tabs>
          <w:tab w:val="left" w:pos="420" w:leader="none"/>
        </w:tabs>
        <w:spacing w:lineRule="auto" w:line="276"/>
        <w:rPr>
          <w:rFonts w:ascii="宋体" w:hAnsi="宋体" w:eastAsia="宋体" w:cs="宋体"/>
          <w:bCs/>
          <w:color w:val="auto"/>
        </w:rPr>
      </w:pPr>
      <w:r>
        <w:rPr>
          <w:rFonts w:eastAsia="宋体" w:cs="宋体" w:ascii="宋体" w:hAnsi="宋体"/>
          <w:bCs/>
          <w:color w:val="auto"/>
        </w:rPr>
        <w:t xml:space="preserve">6.4 </w:t>
      </w:r>
      <w:r>
        <w:rPr>
          <w:rFonts w:ascii="宋体" w:hAnsi="宋体" w:cs="宋体" w:eastAsia="宋体"/>
          <w:bCs/>
          <w:color w:val="auto"/>
        </w:rPr>
        <w:t>任何一方违反本协议约定或法律法规规定导致另一方产生损失的，违约方应承担违约责任，向对方赔偿损失。</w:t>
      </w:r>
    </w:p>
    <w:p>
      <w:pPr>
        <w:pStyle w:val="A"/>
        <w:tabs>
          <w:tab w:val="left" w:pos="420" w:leader="none"/>
        </w:tabs>
        <w:spacing w:lineRule="auto" w:line="276"/>
        <w:rPr>
          <w:rFonts w:ascii="宋体" w:hAnsi="宋体" w:eastAsia="宋体" w:cs="宋体"/>
          <w:bCs/>
          <w:color w:val="auto"/>
        </w:rPr>
      </w:pPr>
      <w:del w:id="342" w:author="未知作者" w:date="2026-04-08T11:42:21Z">
        <w:r>
          <w:rPr>
            <w:rFonts w:eastAsia="宋体" w:cs="宋体" w:ascii="宋体" w:hAnsi="宋体"/>
            <w:bCs/>
            <w:color w:val="auto"/>
          </w:rPr>
          <w:delText xml:space="preserve">6.5 </w:delText>
        </w:r>
      </w:del>
      <w:del w:id="343" w:author="未知作者" w:date="2026-04-08T11:42:21Z">
        <w:r>
          <w:rPr>
            <w:rFonts w:ascii="宋体" w:hAnsi="宋体" w:cs="宋体" w:eastAsia="宋体"/>
            <w:bCs/>
            <w:color w:val="auto"/>
          </w:rPr>
          <w:delText>乙方未按本协议约定支付费用的，每逾期一日，需向甲方支付未付款项万分之一的违约金，逾期超过六十日的，甲方有权解除本协议，并要求乙方承担本协议总金额</w:delText>
        </w:r>
      </w:del>
      <w:del w:id="344" w:author="未知作者" w:date="2026-04-08T11:42:21Z">
        <w:r>
          <w:rPr>
            <w:rFonts w:eastAsia="宋体" w:cs="宋体" w:ascii="宋体" w:hAnsi="宋体"/>
            <w:bCs/>
            <w:color w:val="auto"/>
          </w:rPr>
          <w:delText>30%</w:delText>
        </w:r>
      </w:del>
      <w:del w:id="345" w:author="未知作者" w:date="2026-04-08T11:42:21Z">
        <w:r>
          <w:rPr>
            <w:rFonts w:ascii="宋体" w:hAnsi="宋体" w:cs="宋体" w:eastAsia="宋体"/>
            <w:bCs/>
            <w:color w:val="auto"/>
          </w:rPr>
          <w:delText>的违约金，违约金不足以弥补甲方损失的</w:delText>
        </w:r>
      </w:del>
      <w:del w:id="346" w:author="未知作者" w:date="2026-04-08T11:42:21Z">
        <w:r>
          <w:rPr>
            <w:rFonts w:ascii="宋体" w:hAnsi="宋体" w:cs="宋体" w:eastAsia="宋体"/>
            <w:bCs/>
          </w:rPr>
          <w:delText>（包括且不限于直接损失、间接损失及因维权所产生的律师费、诉讼费、保全费、鉴定费等）</w:delText>
        </w:r>
      </w:del>
      <w:del w:id="347" w:author="未知作者" w:date="2026-04-08T11:42:21Z">
        <w:r>
          <w:rPr>
            <w:rFonts w:ascii="宋体" w:hAnsi="宋体" w:cs="宋体" w:eastAsia="宋体"/>
            <w:bCs/>
            <w:color w:val="auto"/>
          </w:rPr>
          <w:delText>，乙方应予补足。</w:delText>
        </w:r>
      </w:del>
      <w:ins w:id="348" w:author="未知作者" w:date="2026-04-08T11:42:21Z">
        <w:r>
          <w:rPr>
            <w:rFonts w:eastAsia="宋体" w:cs="宋体" w:ascii="宋体" w:hAnsi="宋体"/>
            <w:bCs/>
            <w:color w:val="auto"/>
          </w:rPr>
          <w:t xml:space="preserve">6.5 </w:t>
        </w:r>
      </w:ins>
      <w:ins w:id="349" w:author="未知作者" w:date="2026-04-08T11:42:21Z">
        <w:r>
          <w:rPr>
            <w:rFonts w:ascii="宋体" w:hAnsi="宋体" w:cs="宋体" w:eastAsia="宋体"/>
            <w:bCs/>
            <w:color w:val="auto"/>
          </w:rPr>
          <w:t>乙方未按本协议约定支付费用的，每逾期一日，需按逾期未付款项的万分之五向甲方支付违约金；逾期超过三十日的，甲方有权书面催告并要求乙方限期支付；逾期超过六十日仍未支付的，甲方有权解除本协议，并要求乙方按逾期未付款项的</w:t>
        </w:r>
      </w:ins>
      <w:ins w:id="350" w:author="未知作者" w:date="2026-04-08T11:42:21Z">
        <w:r>
          <w:rPr>
            <w:rFonts w:eastAsia="宋体" w:cs="宋体" w:ascii="宋体" w:hAnsi="宋体"/>
            <w:bCs/>
            <w:color w:val="auto"/>
          </w:rPr>
          <w:t>20%</w:t>
        </w:r>
      </w:ins>
      <w:ins w:id="351" w:author="未知作者" w:date="2026-04-08T11:42:21Z">
        <w:r>
          <w:rPr>
            <w:rFonts w:ascii="宋体" w:hAnsi="宋体" w:cs="宋体" w:eastAsia="宋体"/>
            <w:bCs/>
            <w:color w:val="auto"/>
          </w:rPr>
          <w:t>向甲方支付违约金。违约金不足以弥补甲方损失的（包括但不限于直接损失及因维权所产生的律师费、诉讼费、保全费、鉴定费、执行费等），乙方应继续赔偿。</w:t>
        </w:r>
      </w:ins>
    </w:p>
    <w:p>
      <w:pPr>
        <w:pStyle w:val="A"/>
        <w:tabs>
          <w:tab w:val="left" w:pos="420" w:leader="none"/>
        </w:tabs>
        <w:spacing w:lineRule="auto" w:line="276"/>
        <w:rPr>
          <w:rFonts w:ascii="宋体" w:hAnsi="宋体" w:eastAsia="宋体" w:cs="宋体"/>
          <w:bCs/>
          <w:color w:val="auto"/>
        </w:rPr>
      </w:pPr>
      <w:r>
        <w:rPr>
          <w:rFonts w:eastAsia="宋体" w:cs="宋体" w:ascii="宋体" w:hAnsi="宋体"/>
          <w:bCs/>
          <w:color w:val="auto"/>
        </w:rPr>
      </w:r>
    </w:p>
    <w:p>
      <w:pPr>
        <w:pStyle w:val="A"/>
        <w:numPr>
          <w:ilvl w:val="0"/>
          <w:numId w:val="3"/>
        </w:numPr>
        <w:tabs>
          <w:tab w:val="left" w:pos="420" w:leader="none"/>
        </w:tabs>
        <w:spacing w:lineRule="auto" w:line="276"/>
        <w:rPr>
          <w:rFonts w:ascii="宋体" w:hAnsi="宋体" w:eastAsia="宋体" w:cs="宋体"/>
          <w:b/>
          <w:b/>
          <w:color w:val="auto"/>
        </w:rPr>
      </w:pPr>
      <w:del w:id="352" w:author="未知作者" w:date="2026-04-08T11:43:49Z">
        <w:r>
          <w:rPr>
            <w:rFonts w:ascii="宋体" w:hAnsi="宋体" w:cs="宋体" w:eastAsia="宋体"/>
            <w:b/>
            <w:color w:val="auto"/>
          </w:rPr>
          <w:delText>其他</w:delText>
        </w:r>
      </w:del>
    </w:p>
    <w:p>
      <w:pPr>
        <w:pStyle w:val="A"/>
        <w:tabs>
          <w:tab w:val="left" w:pos="420" w:leader="none"/>
        </w:tabs>
        <w:spacing w:lineRule="auto" w:line="276"/>
        <w:rPr>
          <w:rFonts w:ascii="宋体" w:hAnsi="宋体" w:eastAsia="宋体" w:cs="宋体"/>
          <w:bCs/>
          <w:color w:val="auto"/>
          <w:ins w:id="359" w:author="未知作者" w:date="2026-04-08T11:42:21Z"/>
        </w:rPr>
      </w:pPr>
      <w:del w:id="353" w:author="未知作者" w:date="2026-04-08T11:42:21Z">
        <w:r>
          <w:rPr>
            <w:rFonts w:eastAsia="宋体" w:cs="宋体" w:ascii="宋体" w:hAnsi="宋体"/>
            <w:bCs/>
            <w:color w:val="auto"/>
          </w:rPr>
          <w:delText xml:space="preserve">7.1 </w:delText>
        </w:r>
      </w:del>
      <w:del w:id="354" w:author="未知作者" w:date="2026-04-08T11:42:21Z">
        <w:r>
          <w:rPr>
            <w:rFonts w:ascii="宋体" w:hAnsi="宋体" w:cs="宋体" w:eastAsia="宋体"/>
            <w:bCs/>
            <w:color w:val="auto"/>
          </w:rPr>
          <w:delText>本合同履行过程中，任何一方要求变更合同，应提前</w:delText>
        </w:r>
      </w:del>
      <w:del w:id="355" w:author="未知作者" w:date="2026-04-08T11:42:21Z">
        <w:r>
          <w:rPr>
            <w:rFonts w:eastAsia="宋体" w:cs="宋体" w:ascii="宋体" w:hAnsi="宋体"/>
            <w:bCs/>
            <w:color w:val="auto"/>
          </w:rPr>
          <w:delText>30</w:delText>
        </w:r>
      </w:del>
      <w:del w:id="356" w:author="未知作者" w:date="2026-04-08T11:42:21Z">
        <w:r>
          <w:rPr>
            <w:rFonts w:ascii="宋体" w:hAnsi="宋体" w:cs="宋体" w:eastAsia="宋体"/>
            <w:bCs/>
            <w:color w:val="auto"/>
          </w:rPr>
          <w:delText>个工作日以上，以书面形式通知对方并说明理由，本合同的变更必须由双方协商一致并以书面形式确定。</w:delText>
        </w:r>
      </w:del>
      <w:ins w:id="357" w:author="未知作者" w:date="2026-04-08T11:42:21Z">
        <w:r>
          <w:rPr>
            <w:rFonts w:eastAsia="宋体" w:cs="宋体" w:ascii="宋体" w:hAnsi="宋体"/>
            <w:bCs/>
            <w:color w:val="auto"/>
          </w:rPr>
          <w:t xml:space="preserve">6.6 </w:t>
        </w:r>
      </w:ins>
      <w:ins w:id="358" w:author="未知作者" w:date="2026-04-08T11:42:21Z">
        <w:r>
          <w:rPr>
            <w:rFonts w:ascii="宋体" w:hAnsi="宋体" w:cs="宋体" w:eastAsia="宋体"/>
            <w:bCs/>
            <w:color w:val="auto"/>
          </w:rPr>
          <w:t>本协议解除、终止或无效的，不影响甲方要求乙方支付已发生的费用、违约金、损害赔偿金，也不影响乙方继续履行撤场、恢复场地、资料移交及保密等义务。</w:t>
        </w:r>
      </w:ins>
    </w:p>
    <w:p>
      <w:pPr>
        <w:pStyle w:val="A"/>
        <w:tabs>
          <w:tab w:val="left" w:pos="420" w:leader="none"/>
        </w:tabs>
        <w:spacing w:lineRule="auto" w:line="276"/>
        <w:rPr>
          <w:rFonts w:ascii="宋体" w:hAnsi="宋体" w:eastAsia="宋体" w:cs="宋体"/>
          <w:bCs/>
          <w:color w:val="auto"/>
          <w:ins w:id="361" w:author="未知作者" w:date="2026-04-08T11:42:21Z"/>
        </w:rPr>
      </w:pPr>
      <w:ins w:id="360" w:author="未知作者" w:date="2026-04-08T11:42:21Z">
        <w:r>
          <w:rPr>
            <w:rFonts w:ascii="宋体" w:hAnsi="宋体" w:cs="宋体" w:eastAsia="宋体"/>
            <w:bCs/>
            <w:color w:val="auto"/>
          </w:rPr>
          <w:t>第七条 其他</w:t>
        </w:r>
      </w:ins>
    </w:p>
    <w:p>
      <w:pPr>
        <w:pStyle w:val="A"/>
        <w:tabs>
          <w:tab w:val="left" w:pos="420" w:leader="none"/>
        </w:tabs>
        <w:spacing w:lineRule="auto" w:line="276"/>
        <w:rPr>
          <w:rFonts w:ascii="宋体" w:hAnsi="宋体" w:eastAsia="宋体" w:cs="宋体"/>
          <w:bCs/>
          <w:color w:val="auto"/>
        </w:rPr>
      </w:pPr>
      <w:ins w:id="362" w:author="未知作者" w:date="2026-04-08T11:42:21Z">
        <w:r>
          <w:rPr>
            <w:rFonts w:eastAsia="宋体" w:cs="宋体" w:ascii="宋体" w:hAnsi="宋体"/>
            <w:bCs/>
            <w:color w:val="auto"/>
          </w:rPr>
          <w:t xml:space="preserve">7.1 </w:t>
        </w:r>
      </w:ins>
      <w:ins w:id="363" w:author="未知作者" w:date="2026-04-08T11:42:21Z">
        <w:r>
          <w:rPr>
            <w:rFonts w:ascii="宋体" w:hAnsi="宋体" w:cs="宋体" w:eastAsia="宋体"/>
            <w:bCs/>
            <w:color w:val="auto"/>
          </w:rPr>
          <w:t>本合同履行过程中，任何一方要求变更合同，应提前</w:t>
        </w:r>
      </w:ins>
      <w:ins w:id="364" w:author="未知作者" w:date="2026-04-08T11:42:21Z">
        <w:r>
          <w:rPr>
            <w:rFonts w:eastAsia="宋体" w:cs="宋体" w:ascii="宋体" w:hAnsi="宋体"/>
            <w:bCs/>
            <w:color w:val="auto"/>
          </w:rPr>
          <w:t>30</w:t>
        </w:r>
      </w:ins>
      <w:ins w:id="365" w:author="未知作者" w:date="2026-04-08T11:42:21Z">
        <w:r>
          <w:rPr>
            <w:rFonts w:ascii="宋体" w:hAnsi="宋体" w:cs="宋体" w:eastAsia="宋体"/>
            <w:bCs/>
            <w:color w:val="auto"/>
          </w:rPr>
          <w:t>个工作日以上，以书面形式通知对方并说明理由，本合同的变更必须由双方协商一致并以书面形式确定。</w:t>
        </w:r>
      </w:ins>
    </w:p>
    <w:p>
      <w:pPr>
        <w:pStyle w:val="A"/>
        <w:tabs>
          <w:tab w:val="left" w:pos="420" w:leader="none"/>
        </w:tabs>
        <w:spacing w:lineRule="auto" w:line="276"/>
        <w:rPr>
          <w:rFonts w:ascii="宋体" w:hAnsi="宋体" w:eastAsia="宋体" w:cs="宋体"/>
          <w:bCs/>
          <w:color w:val="auto"/>
        </w:rPr>
      </w:pPr>
      <w:r>
        <w:rPr>
          <w:rFonts w:eastAsia="宋体" w:cs="宋体" w:ascii="宋体" w:hAnsi="宋体"/>
          <w:bCs/>
          <w:color w:val="auto"/>
        </w:rPr>
        <w:t xml:space="preserve">7.2 </w:t>
      </w:r>
      <w:r>
        <w:rPr>
          <w:rFonts w:ascii="宋体" w:hAnsi="宋体" w:cs="宋体" w:eastAsia="宋体"/>
          <w:bCs/>
          <w:color w:val="auto"/>
        </w:rPr>
        <w:t>甲乙双方应按本协议载明的联系方式送达有关文书，任何一方如有变更，应书面通知对方，否则，任何一方按该地址送达均视为有效送达。</w:t>
      </w:r>
    </w:p>
    <w:p>
      <w:pPr>
        <w:pStyle w:val="A"/>
        <w:tabs>
          <w:tab w:val="left" w:pos="420" w:leader="none"/>
        </w:tabs>
        <w:spacing w:lineRule="auto" w:line="276"/>
        <w:rPr>
          <w:rFonts w:ascii="宋体" w:hAnsi="宋体" w:eastAsia="宋体" w:cs="宋体"/>
          <w:bCs/>
          <w:color w:val="auto"/>
        </w:rPr>
      </w:pPr>
      <w:r>
        <w:rPr>
          <w:rFonts w:eastAsia="宋体" w:cs="宋体" w:ascii="宋体" w:hAnsi="宋体"/>
          <w:bCs/>
          <w:color w:val="auto"/>
        </w:rPr>
        <w:t xml:space="preserve">7.3 </w:t>
      </w:r>
      <w:r>
        <w:rPr>
          <w:rFonts w:ascii="宋体" w:hAnsi="宋体" w:cs="宋体" w:eastAsia="宋体"/>
          <w:bCs/>
          <w:color w:val="auto"/>
        </w:rPr>
        <w:t>本协议如有未尽事宜，经双方友好协商可另行签订补充协议，补充协议与本合同具有同等法律效力。</w:t>
      </w:r>
    </w:p>
    <w:p>
      <w:pPr>
        <w:pStyle w:val="A"/>
        <w:tabs>
          <w:tab w:val="left" w:pos="420" w:leader="none"/>
        </w:tabs>
        <w:spacing w:lineRule="auto" w:line="276"/>
        <w:rPr>
          <w:rFonts w:ascii="宋体" w:hAnsi="宋体" w:eastAsia="宋体" w:cs="宋体"/>
          <w:bCs/>
          <w:color w:val="auto"/>
        </w:rPr>
      </w:pPr>
      <w:r>
        <w:rPr>
          <w:rFonts w:eastAsia="宋体" w:cs="宋体" w:ascii="宋体" w:hAnsi="宋体"/>
          <w:bCs/>
          <w:color w:val="auto"/>
        </w:rPr>
        <w:t xml:space="preserve">7.4 </w:t>
      </w:r>
      <w:r>
        <w:rPr>
          <w:rFonts w:ascii="宋体" w:hAnsi="宋体" w:cs="宋体" w:eastAsia="宋体"/>
          <w:bCs/>
          <w:color w:val="auto"/>
        </w:rPr>
        <w:t>如甲乙双方在本合同履行过程中发生争议的，应友好协商，经协商不成，任何一方均可向甲方所在地人民法院提起诉讼解决。</w:t>
      </w:r>
    </w:p>
    <w:p>
      <w:pPr>
        <w:pStyle w:val="A"/>
        <w:tabs>
          <w:tab w:val="left" w:pos="420" w:leader="none"/>
        </w:tabs>
        <w:spacing w:lineRule="auto" w:line="276"/>
        <w:rPr>
          <w:rFonts w:ascii="宋体" w:hAnsi="宋体" w:eastAsia="宋体" w:cs="宋体"/>
          <w:bCs/>
          <w:color w:val="auto"/>
        </w:rPr>
      </w:pPr>
      <w:del w:id="366" w:author="未知作者" w:date="2026-04-08T11:42:21Z">
        <w:r>
          <w:rPr>
            <w:rFonts w:eastAsia="宋体" w:cs="宋体" w:ascii="宋体" w:hAnsi="宋体"/>
            <w:bCs/>
            <w:color w:val="auto"/>
          </w:rPr>
          <w:delText xml:space="preserve">7.5 </w:delText>
        </w:r>
      </w:del>
      <w:del w:id="367" w:author="未知作者" w:date="2026-04-08T11:42:21Z">
        <w:r>
          <w:rPr>
            <w:rFonts w:ascii="宋体" w:hAnsi="宋体" w:cs="宋体" w:eastAsia="宋体"/>
            <w:bCs/>
            <w:color w:val="auto"/>
          </w:rPr>
          <w:delText>协议附件“安装信息登记表”“充电管理制度”为本协议的组成部分。</w:delText>
        </w:r>
      </w:del>
      <w:ins w:id="368" w:author="未知作者" w:date="2026-04-08T11:42:21Z">
        <w:r>
          <w:rPr>
            <w:rFonts w:eastAsia="宋体" w:cs="宋体" w:ascii="宋体" w:hAnsi="宋体"/>
            <w:bCs/>
            <w:color w:val="auto"/>
          </w:rPr>
          <w:t xml:space="preserve">7.5 </w:t>
        </w:r>
      </w:ins>
      <w:ins w:id="369" w:author="未知作者" w:date="2026-04-08T11:42:21Z">
        <w:r>
          <w:rPr>
            <w:rFonts w:ascii="宋体" w:hAnsi="宋体" w:cs="宋体" w:eastAsia="宋体"/>
            <w:bCs/>
            <w:color w:val="auto"/>
          </w:rPr>
          <w:t>协议附件《安装信息登记表》《充电管理制度》、经甲方书面确认的施工方案、验收资料、保险凭证及双方后续签署的补充协议，均为本协议的组成部分，与本协议具有同等法律效力。</w:t>
        </w:r>
      </w:ins>
    </w:p>
    <w:p>
      <w:pPr>
        <w:pStyle w:val="A"/>
        <w:tabs>
          <w:tab w:val="left" w:pos="420" w:leader="none"/>
        </w:tabs>
        <w:spacing w:lineRule="auto" w:line="276"/>
        <w:rPr>
          <w:rFonts w:ascii="宋体" w:hAnsi="宋体" w:eastAsia="宋体" w:cs="宋体"/>
          <w:color w:val="auto"/>
          <w:kern w:val="0"/>
        </w:rPr>
      </w:pPr>
      <w:del w:id="370" w:author="未知作者" w:date="2026-04-08T11:42:21Z">
        <w:r>
          <w:rPr>
            <w:rFonts w:eastAsia="宋体" w:cs="宋体" w:ascii="宋体" w:hAnsi="宋体"/>
            <w:color w:val="auto"/>
            <w:kern w:val="0"/>
          </w:rPr>
          <w:delText xml:space="preserve">7.6 </w:delText>
        </w:r>
      </w:del>
      <w:del w:id="371" w:author="未知作者" w:date="2026-04-08T11:42:21Z">
        <w:r>
          <w:rPr>
            <w:rFonts w:ascii="宋体" w:hAnsi="宋体" w:cs="宋体" w:eastAsia="宋体"/>
            <w:color w:val="auto"/>
            <w:kern w:val="0"/>
          </w:rPr>
          <w:delText>本协议一式肆份，自双方签字并盖章后生效，甲方执叁份，乙方执壹份，均具有同等法律效力。</w:delText>
        </w:r>
      </w:del>
      <w:ins w:id="372" w:author="未知作者" w:date="2026-04-08T11:42:21Z">
        <w:r>
          <w:rPr>
            <w:rFonts w:eastAsia="宋体" w:cs="宋体" w:ascii="宋体" w:hAnsi="宋体"/>
            <w:color w:val="auto"/>
            <w:kern w:val="0"/>
          </w:rPr>
          <w:t xml:space="preserve">7.6 </w:t>
        </w:r>
      </w:ins>
      <w:ins w:id="373" w:author="未知作者" w:date="2026-04-08T11:42:21Z">
        <w:r>
          <w:rPr>
            <w:rFonts w:ascii="宋体" w:hAnsi="宋体" w:cs="宋体" w:eastAsia="宋体"/>
            <w:color w:val="auto"/>
            <w:kern w:val="0"/>
          </w:rPr>
          <w:t>本协议一式肆份，自双方签字并盖章后生效，甲方执叁份，乙方执壹份，均具有同等法律效力。附件及补充协议应由双方签字盖章或以双方认可的书面形式确认后生效。</w:t>
        </w:r>
      </w:ins>
    </w:p>
    <w:p>
      <w:pPr>
        <w:pStyle w:val="A"/>
        <w:tabs>
          <w:tab w:val="left" w:pos="420" w:leader="none"/>
        </w:tabs>
        <w:spacing w:lineRule="auto" w:line="276"/>
        <w:rPr>
          <w:rFonts w:ascii="宋体" w:hAnsi="宋体" w:eastAsia="宋体" w:cs="宋体"/>
          <w:color w:val="auto"/>
          <w:kern w:val="0"/>
        </w:rPr>
      </w:pPr>
      <w:r>
        <w:rPr>
          <w:rFonts w:eastAsia="宋体" w:cs="宋体" w:ascii="宋体" w:hAnsi="宋体"/>
          <w:color w:val="auto"/>
          <w:kern w:val="0"/>
        </w:rPr>
      </w:r>
    </w:p>
    <w:p>
      <w:pPr>
        <w:pStyle w:val="Normal"/>
        <w:snapToGrid w:val="false"/>
        <w:spacing w:lineRule="auto" w:line="276"/>
        <w:jc w:val="center"/>
        <w:rPr>
          <w:rFonts w:ascii="宋体" w:hAnsi="宋体" w:cs="宋体"/>
          <w:sz w:val="21"/>
          <w:szCs w:val="21"/>
          <w:lang w:eastAsia="zh-CN"/>
        </w:rPr>
      </w:pPr>
      <w:r>
        <w:rPr>
          <w:rFonts w:ascii="宋体" w:hAnsi="宋体" w:cs="宋体"/>
          <w:sz w:val="21"/>
          <w:szCs w:val="21"/>
          <w:lang w:eastAsia="zh-CN"/>
        </w:rPr>
        <w:t>（以下无正文）</w:t>
      </w:r>
    </w:p>
    <w:p>
      <w:pPr>
        <w:pStyle w:val="Normal"/>
        <w:snapToGrid w:val="false"/>
        <w:spacing w:lineRule="auto" w:line="276"/>
        <w:jc w:val="center"/>
        <w:rPr>
          <w:rFonts w:ascii="宋体" w:hAnsi="宋体" w:cs="宋体"/>
          <w:sz w:val="21"/>
          <w:szCs w:val="21"/>
          <w:lang w:eastAsia="zh-CN"/>
        </w:rPr>
      </w:pPr>
      <w:r>
        <w:rPr>
          <w:rFonts w:cs="宋体" w:ascii="宋体" w:hAnsi="宋体"/>
          <w:sz w:val="21"/>
          <w:szCs w:val="21"/>
          <w:lang w:eastAsia="zh-CN"/>
        </w:rPr>
      </w:r>
    </w:p>
    <w:p>
      <w:pPr>
        <w:pStyle w:val="A"/>
        <w:tabs>
          <w:tab w:val="left" w:pos="420" w:leader="none"/>
        </w:tabs>
        <w:spacing w:lineRule="auto" w:line="276"/>
        <w:rPr>
          <w:rFonts w:ascii="宋体" w:hAnsi="宋体" w:eastAsia="宋体" w:cs="宋体"/>
          <w:color w:val="auto"/>
          <w:kern w:val="0"/>
        </w:rPr>
      </w:pPr>
      <w:r>
        <w:rPr>
          <w:rFonts w:ascii="宋体" w:hAnsi="宋体" w:cs="宋体" w:eastAsia="宋体"/>
          <w:color w:val="auto"/>
          <w:kern w:val="0"/>
        </w:rPr>
        <w:t>甲方（签章）：                              乙方（签章）：</w:t>
      </w:r>
    </w:p>
    <w:p>
      <w:pPr>
        <w:pStyle w:val="A"/>
        <w:tabs>
          <w:tab w:val="left" w:pos="420" w:leader="none"/>
        </w:tabs>
        <w:spacing w:lineRule="auto" w:line="276"/>
        <w:rPr>
          <w:rFonts w:ascii="宋体" w:hAnsi="宋体" w:eastAsia="宋体" w:cs="宋体"/>
          <w:color w:val="auto"/>
          <w:kern w:val="0"/>
        </w:rPr>
      </w:pPr>
      <w:r>
        <w:rPr>
          <w:rFonts w:eastAsia="宋体" w:cs="宋体" w:ascii="宋体" w:hAnsi="宋体"/>
          <w:color w:val="auto"/>
          <w:kern w:val="0"/>
        </w:rPr>
      </w:r>
    </w:p>
    <w:p>
      <w:pPr>
        <w:pStyle w:val="A"/>
        <w:tabs>
          <w:tab w:val="left" w:pos="420" w:leader="none"/>
        </w:tabs>
        <w:spacing w:lineRule="auto" w:line="276"/>
        <w:rPr>
          <w:rFonts w:ascii="宋体" w:hAnsi="宋体" w:eastAsia="宋体" w:cs="宋体"/>
          <w:color w:val="auto"/>
          <w:kern w:val="0"/>
        </w:rPr>
      </w:pPr>
      <w:r>
        <w:rPr>
          <w:rFonts w:ascii="宋体" w:hAnsi="宋体" w:cs="宋体" w:eastAsia="宋体"/>
          <w:color w:val="auto"/>
          <w:kern w:val="0"/>
        </w:rPr>
        <w:t>日期：                                      日期：</w:t>
      </w:r>
    </w:p>
    <w:p>
      <w:pPr>
        <w:pStyle w:val="Normal"/>
        <w:rPr>
          <w:rFonts w:ascii="宋体" w:hAnsi="宋体" w:cs="宋体"/>
          <w:sz w:val="21"/>
          <w:szCs w:val="21"/>
          <w:lang w:eastAsia="zh-CN"/>
        </w:rPr>
      </w:pPr>
      <w: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宋体">
    <w:charset w:val="01"/>
    <w:family w:val="roman"/>
    <w:pitch w:val="variable"/>
  </w:font>
  <w:font w:name="Liberation Sans">
    <w:altName w:val="Arial"/>
    <w:charset w:val="01"/>
    <w:family w:val="roman"/>
    <w:pitch w:val="variable"/>
  </w:font>
  <w:font w:name="Arial Unicode MS">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0"/>
      <w:rPr/>
    </w:pPr>
    <w:r>
      <w:rPr/>
      <mc:AlternateContent>
        <mc:Choice Requires="wps">
          <w:drawing>
            <wp:anchor behindDoc="1" distT="0" distB="0" distL="0" distR="0" simplePos="0" locked="0" layoutInCell="0" allowOverlap="1" relativeHeight="16">
              <wp:simplePos x="0" y="0"/>
              <wp:positionH relativeFrom="margin">
                <wp:align>center</wp:align>
              </wp:positionH>
              <wp:positionV relativeFrom="paragraph">
                <wp:posOffset>635</wp:posOffset>
              </wp:positionV>
              <wp:extent cx="1828800" cy="163195"/>
              <wp:effectExtent l="0" t="0" r="0" b="0"/>
              <wp:wrapNone/>
              <wp:docPr id="1" name="文本框 2"/>
              <a:graphic xmlns:a="http://schemas.openxmlformats.org/drawingml/2006/main">
                <a:graphicData uri="http://schemas.microsoft.com/office/word/2010/wordprocessingShape">
                  <wps:wsp>
                    <wps:cNvSpPr/>
                    <wps:spPr>
                      <a:xfrm>
                        <a:off x="0" y="0"/>
                        <a:ext cx="1828800" cy="163080"/>
                      </a:xfrm>
                      <a:prstGeom prst="rect">
                        <a:avLst/>
                      </a:prstGeom>
                      <a:noFill/>
                      <a:ln w="0">
                        <a:noFill/>
                      </a:ln>
                    </wps:spPr>
                    <wps:style>
                      <a:lnRef idx="0"/>
                      <a:fillRef idx="0"/>
                      <a:effectRef idx="0"/>
                      <a:fontRef idx="minor"/>
                    </wps:style>
                    <wps:txbx>
                      <w:txbxContent>
                        <w:p>
                          <w:pPr>
                            <w:pStyle w:val="Style20"/>
                            <w:rPr>
                              <w:rFonts w:eastAsia="宋体"/>
                              <w:lang w:eastAsia="zh-CN"/>
                            </w:rPr>
                          </w:pPr>
                          <w:r>
                            <w:rPr>
                              <w:color w:val="000000"/>
                              <w:lang w:eastAsia="zh-CN"/>
                            </w:rPr>
                            <w:t>第</w:t>
                          </w:r>
                          <w:r>
                            <w:rPr>
                              <w:color w:val="000000"/>
                              <w:lang w:eastAsia="zh-CN"/>
                            </w:rPr>
                            <w:fldChar w:fldCharType="begin"/>
                          </w:r>
                          <w:r>
                            <w:rPr>
                              <w:color w:val="000000"/>
                              <w:lang w:eastAsia="zh-CN"/>
                            </w:rPr>
                            <w:instrText xml:space="preserve"> PAGE </w:instrText>
                          </w:r>
                          <w:r>
                            <w:rPr>
                              <w:color w:val="000000"/>
                              <w:lang w:eastAsia="zh-CN"/>
                            </w:rPr>
                            <w:fldChar w:fldCharType="separate"/>
                          </w:r>
                          <w:r>
                            <w:rPr>
                              <w:color w:val="000000"/>
                              <w:lang w:eastAsia="zh-CN"/>
                            </w:rPr>
                            <w:t>8</w:t>
                          </w:r>
                          <w:r>
                            <w:rPr>
                              <w:color w:val="000000"/>
                              <w:lang w:eastAsia="zh-CN"/>
                            </w:rPr>
                            <w:fldChar w:fldCharType="end"/>
                          </w:r>
                          <w:r>
                            <w:rPr>
                              <w:color w:val="000000"/>
                              <w:lang w:eastAsia="zh-CN"/>
                            </w:rPr>
                            <w:t>页共</w:t>
                          </w:r>
                          <w:r>
                            <w:rPr>
                              <w:color w:val="000000"/>
                              <w:lang w:eastAsia="zh-CN"/>
                            </w:rPr>
                            <w:fldChar w:fldCharType="begin"/>
                          </w:r>
                          <w:r>
                            <w:rPr>
                              <w:color w:val="000000"/>
                              <w:lang w:eastAsia="zh-CN"/>
                            </w:rPr>
                            <w:instrText xml:space="preserve"> NUMPAGES </w:instrText>
                          </w:r>
                          <w:r>
                            <w:rPr>
                              <w:color w:val="000000"/>
                              <w:lang w:eastAsia="zh-CN"/>
                            </w:rPr>
                            <w:fldChar w:fldCharType="separate"/>
                          </w:r>
                          <w:r>
                            <w:rPr>
                              <w:color w:val="000000"/>
                              <w:lang w:eastAsia="zh-CN"/>
                            </w:rPr>
                            <w:t>8</w:t>
                          </w:r>
                          <w:r>
                            <w:rPr>
                              <w:color w:val="000000"/>
                              <w:lang w:eastAsia="zh-CN"/>
                            </w:rPr>
                            <w:fldChar w:fldCharType="end"/>
                          </w:r>
                          <w:r>
                            <w:rPr>
                              <w:color w:val="000000"/>
                              <w:lang w:eastAsia="zh-CN"/>
                            </w:rPr>
                            <w:t>页</w:t>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135.65pt;margin-top:0.05pt;width:143.95pt;height:12.8pt;mso-wrap-style:square;v-text-anchor:top;mso-position-horizontal:center;mso-position-horizontal-relative:margin">
              <v:fill o:detectmouseclick="t" on="false"/>
              <v:stroke color="#3465a4" joinstyle="round" endcap="flat"/>
              <v:textbox>
                <w:txbxContent>
                  <w:p>
                    <w:pPr>
                      <w:pStyle w:val="Style20"/>
                      <w:rPr>
                        <w:rFonts w:eastAsia="宋体"/>
                        <w:lang w:eastAsia="zh-CN"/>
                      </w:rPr>
                    </w:pPr>
                    <w:r>
                      <w:rPr>
                        <w:color w:val="000000"/>
                        <w:lang w:eastAsia="zh-CN"/>
                      </w:rPr>
                      <w:t>第</w:t>
                    </w:r>
                    <w:r>
                      <w:rPr>
                        <w:color w:val="000000"/>
                        <w:lang w:eastAsia="zh-CN"/>
                      </w:rPr>
                      <w:fldChar w:fldCharType="begin"/>
                    </w:r>
                    <w:r>
                      <w:rPr>
                        <w:color w:val="000000"/>
                        <w:lang w:eastAsia="zh-CN"/>
                      </w:rPr>
                      <w:instrText xml:space="preserve"> PAGE </w:instrText>
                    </w:r>
                    <w:r>
                      <w:rPr>
                        <w:color w:val="000000"/>
                        <w:lang w:eastAsia="zh-CN"/>
                      </w:rPr>
                      <w:fldChar w:fldCharType="separate"/>
                    </w:r>
                    <w:r>
                      <w:rPr>
                        <w:color w:val="000000"/>
                        <w:lang w:eastAsia="zh-CN"/>
                      </w:rPr>
                      <w:t>8</w:t>
                    </w:r>
                    <w:r>
                      <w:rPr>
                        <w:color w:val="000000"/>
                        <w:lang w:eastAsia="zh-CN"/>
                      </w:rPr>
                      <w:fldChar w:fldCharType="end"/>
                    </w:r>
                    <w:r>
                      <w:rPr>
                        <w:color w:val="000000"/>
                        <w:lang w:eastAsia="zh-CN"/>
                      </w:rPr>
                      <w:t>页共</w:t>
                    </w:r>
                    <w:r>
                      <w:rPr>
                        <w:color w:val="000000"/>
                        <w:lang w:eastAsia="zh-CN"/>
                      </w:rPr>
                      <w:fldChar w:fldCharType="begin"/>
                    </w:r>
                    <w:r>
                      <w:rPr>
                        <w:color w:val="000000"/>
                        <w:lang w:eastAsia="zh-CN"/>
                      </w:rPr>
                      <w:instrText xml:space="preserve"> NUMPAGES </w:instrText>
                    </w:r>
                    <w:r>
                      <w:rPr>
                        <w:color w:val="000000"/>
                        <w:lang w:eastAsia="zh-CN"/>
                      </w:rPr>
                      <w:fldChar w:fldCharType="separate"/>
                    </w:r>
                    <w:r>
                      <w:rPr>
                        <w:color w:val="000000"/>
                        <w:lang w:eastAsia="zh-CN"/>
                      </w:rPr>
                      <w:t>8</w:t>
                    </w:r>
                    <w:r>
                      <w:rPr>
                        <w:color w:val="000000"/>
                        <w:lang w:eastAsia="zh-CN"/>
                      </w:rPr>
                      <w:fldChar w:fldCharType="end"/>
                    </w:r>
                    <w:r>
                      <w:rPr>
                        <w:color w:val="000000"/>
                        <w:lang w:eastAsia="zh-CN"/>
                      </w:rPr>
                      <w:t>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1"/>
      <w:pBdr>
        <w:bottom w:val="single" w:sz="4" w:space="1" w:color="000000"/>
      </w:pBdr>
      <w:rPr>
        <w:rFonts w:eastAsia="宋体"/>
        <w:lang w:eastAsia="zh-CN"/>
      </w:rPr>
    </w:pPr>
    <w:r>
      <w:rPr>
        <w:rFonts w:eastAsia="宋体"/>
        <w:lang w:eastAsia="zh-C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条"/>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5"/>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7"/>
      <w:numFmt w:val="chineseCountingThousand"/>
      <w:suff w:val="space"/>
      <w:lvlText w:val="第%1条"/>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4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umentProtection w:edit="readOnly" w:cryptProviderType="rsaAES" w:cryptAlgorithmClass="hash" w:cryptAlgorithmType="typeAny" w:cryptAlgorithmSid="" w:cryptSpinCount="0" w:hash="" w:sal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qFormat="1"/>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semiHidden="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99" w:semiHidden="0" w:unhideWhenUsed="0" w:qFormat="1"/>
    <w:lsdException w:name="annotation subject" w:uiPriority="0" w:semiHidden="0" w:unhideWhenUsed="0" w:qFormat="1"/>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qFormat="1"/>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Times New Roman" w:hAnsi="Times New Roman" w:eastAsia="宋体" w:cs="Times New Roman"/>
      <w:color w:val="auto"/>
      <w:kern w:val="0"/>
      <w:sz w:val="24"/>
      <w:szCs w:val="24"/>
      <w:lang w:val="en-US" w:eastAsia="en-US" w:bidi="ar-SA"/>
    </w:rPr>
  </w:style>
  <w:style w:type="character" w:styleId="DefaultParagraphFont" w:default="1">
    <w:name w:val="Default Paragraph Font"/>
    <w:uiPriority w:val="1"/>
    <w:qFormat/>
    <w:rPr/>
  </w:style>
  <w:style w:type="character" w:styleId="Annotationreference">
    <w:name w:val="annotation reference"/>
    <w:uiPriority w:val="0"/>
    <w:qFormat/>
    <w:rPr>
      <w:rFonts w:ascii="Calibri" w:hAnsi="Calibri" w:eastAsia="宋体" w:cs="Times New Roman"/>
      <w:sz w:val="21"/>
      <w:szCs w:val="21"/>
    </w:rPr>
  </w:style>
  <w:style w:type="character" w:styleId="Font21" w:customStyle="1">
    <w:name w:val="font21"/>
    <w:basedOn w:val="DefaultParagraphFont"/>
    <w:uiPriority w:val="0"/>
    <w:qFormat/>
    <w:rPr>
      <w:rFonts w:ascii="宋体" w:hAnsi="宋体" w:eastAsia="宋体" w:cs="宋体"/>
      <w:color w:val="000000"/>
      <w:sz w:val="21"/>
      <w:szCs w:val="21"/>
      <w:u w:val="none"/>
    </w:rPr>
  </w:style>
  <w:style w:type="character" w:styleId="Font31" w:customStyle="1">
    <w:name w:val="font31"/>
    <w:basedOn w:val="DefaultParagraphFont"/>
    <w:uiPriority w:val="0"/>
    <w:qFormat/>
    <w:rPr>
      <w:rFonts w:ascii="宋体" w:hAnsi="宋体" w:eastAsia="宋体" w:cs="宋体"/>
      <w:b/>
      <w:bCs/>
      <w:color w:val="000000"/>
      <w:sz w:val="21"/>
      <w:szCs w:val="21"/>
      <w:u w:val="none"/>
    </w:rPr>
  </w:style>
  <w:style w:type="character" w:styleId="Char" w:customStyle="1">
    <w:name w:val="批注文字 Char"/>
    <w:basedOn w:val="DefaultParagraphFont"/>
    <w:link w:val="Annotationtext"/>
    <w:uiPriority w:val="0"/>
    <w:qFormat/>
    <w:rPr>
      <w:rFonts w:ascii="Calibri" w:hAnsi="Calibri"/>
      <w:sz w:val="24"/>
      <w:szCs w:val="24"/>
      <w:lang w:eastAsia="en-US"/>
    </w:rPr>
  </w:style>
  <w:style w:type="character" w:styleId="Char1" w:customStyle="1">
    <w:name w:val="批注主题 Char"/>
    <w:basedOn w:val="Char"/>
    <w:link w:val="Annotationsubject"/>
    <w:uiPriority w:val="0"/>
    <w:qFormat/>
    <w:rPr>
      <w:rFonts w:ascii="Calibri" w:hAnsi="Calibri"/>
      <w:b/>
      <w:bCs/>
      <w:sz w:val="24"/>
      <w:szCs w:val="24"/>
      <w:lang w:eastAsia="en-US"/>
    </w:rPr>
  </w:style>
  <w:style w:type="character" w:styleId="Char2" w:customStyle="1">
    <w:name w:val="批注框文本 Char"/>
    <w:basedOn w:val="DefaultParagraphFont"/>
    <w:link w:val="BalloonText"/>
    <w:uiPriority w:val="0"/>
    <w:qFormat/>
    <w:rPr>
      <w:sz w:val="18"/>
      <w:szCs w:val="18"/>
      <w:lang w:eastAsia="en-US"/>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 w:type="paragraph" w:styleId="Annotationtext">
    <w:name w:val="annotation text"/>
    <w:basedOn w:val="Normal"/>
    <w:link w:val="Char"/>
    <w:uiPriority w:val="0"/>
    <w:qFormat/>
    <w:pPr/>
    <w:rPr>
      <w:rFonts w:ascii="Calibri" w:hAnsi="Calibri"/>
    </w:rPr>
  </w:style>
  <w:style w:type="paragraph" w:styleId="BalloonText">
    <w:name w:val="Balloon Text"/>
    <w:basedOn w:val="Normal"/>
    <w:link w:val="Char2"/>
    <w:uiPriority w:val="0"/>
    <w:qFormat/>
    <w:pPr/>
    <w:rPr>
      <w:sz w:val="18"/>
      <w:szCs w:val="18"/>
    </w:rPr>
  </w:style>
  <w:style w:type="paragraph" w:styleId="Style19">
    <w:name w:val="页眉与页脚"/>
    <w:basedOn w:val="Normal"/>
    <w:qFormat/>
    <w:pPr/>
    <w:rPr/>
  </w:style>
  <w:style w:type="paragraph" w:styleId="Style20">
    <w:name w:val="Footer"/>
    <w:basedOn w:val="Normal"/>
    <w:uiPriority w:val="0"/>
    <w:qFormat/>
    <w:pPr>
      <w:tabs>
        <w:tab w:val="clear" w:pos="420"/>
        <w:tab w:val="center" w:pos="4153" w:leader="none"/>
        <w:tab w:val="right" w:pos="8306" w:leader="none"/>
      </w:tabs>
      <w:snapToGrid w:val="false"/>
    </w:pPr>
    <w:rPr>
      <w:sz w:val="18"/>
    </w:rPr>
  </w:style>
  <w:style w:type="paragraph" w:styleId="Style21">
    <w:name w:val="Header"/>
    <w:basedOn w:val="Normal"/>
    <w:uiPriority w:val="0"/>
    <w:qFormat/>
    <w:pPr>
      <w:tabs>
        <w:tab w:val="clear" w:pos="420"/>
        <w:tab w:val="center" w:pos="4153" w:leader="none"/>
        <w:tab w:val="right" w:pos="8306" w:leader="none"/>
      </w:tabs>
      <w:snapToGrid w:val="false"/>
      <w:jc w:val="both"/>
    </w:pPr>
    <w:rPr>
      <w:sz w:val="18"/>
    </w:rPr>
  </w:style>
  <w:style w:type="paragraph" w:styleId="Annotationsubject">
    <w:name w:val="annotation subject"/>
    <w:basedOn w:val="Annotationtext"/>
    <w:next w:val="Annotationtext"/>
    <w:link w:val="Char1"/>
    <w:uiPriority w:val="0"/>
    <w:qFormat/>
    <w:pPr/>
    <w:rPr>
      <w:rFonts w:ascii="Times New Roman" w:hAnsi="Times New Roman"/>
      <w:b/>
      <w:bCs/>
    </w:rPr>
  </w:style>
  <w:style w:type="paragraph" w:styleId="A" w:customStyle="1">
    <w:name w:val="正文 A"/>
    <w:uiPriority w:val="0"/>
    <w:qFormat/>
    <w:pPr>
      <w:widowControl w:val="false"/>
      <w:suppressAutoHyphens w:val="true"/>
      <w:bidi w:val="0"/>
      <w:spacing w:before="0" w:after="0"/>
      <w:jc w:val="both"/>
    </w:pPr>
    <w:rPr>
      <w:rFonts w:ascii="Arial Unicode MS" w:hAnsi="Arial Unicode MS" w:eastAsia="Arial Unicode MS" w:cs="Arial Unicode MS"/>
      <w:color w:val="000000"/>
      <w:kern w:val="2"/>
      <w:sz w:val="21"/>
      <w:szCs w:val="21"/>
      <w:lang w:val="en-US" w:eastAsia="zh-CN" w:bidi="ar-SA"/>
    </w:rPr>
  </w:style>
  <w:style w:type="paragraph" w:styleId="1" w:customStyle="1">
    <w:name w:val="修订1"/>
    <w:uiPriority w:val="99"/>
    <w:qFormat/>
    <w:pPr>
      <w:widowControl/>
      <w:suppressAutoHyphens w:val="true"/>
      <w:bidi w:val="0"/>
      <w:spacing w:before="0" w:after="0"/>
      <w:jc w:val="left"/>
    </w:pPr>
    <w:rPr>
      <w:rFonts w:ascii="Times New Roman" w:hAnsi="Times New Roman" w:eastAsia="宋体" w:cs="Times New Roman"/>
      <w:color w:val="auto"/>
      <w:kern w:val="0"/>
      <w:sz w:val="24"/>
      <w:szCs w:val="24"/>
      <w:lang w:val="en-US" w:eastAsia="en-US" w:bidi="ar-SA"/>
    </w:rPr>
  </w:style>
  <w:style w:type="paragraph" w:styleId="Style22">
    <w:name w:val="框架内容"/>
    <w:basedOn w:val="Normal"/>
    <w:qFormat/>
    <w:pPr/>
    <w:rPr/>
  </w:style>
  <w:style w:type="table" w:default="1" w:styleId="7">
    <w:name w:val="Normal Table"/>
    <w:uiPriority w:val="99"/>
    <w:qFormat/>
    <w:tblPr>
      <w:tblCellMar>
        <w:top w:w="0" w:type="dxa"/>
        <w:left w:w="108" w:type="dxa"/>
        <w:bottom w:w="0" w:type="dxa"/>
        <w:right w:w="108" w:type="dxa"/>
      </w:tblCellMar>
    </w:tblPr>
  </w:style>
  <w:style w:type="table" w:styleId="8">
    <w:name w:val="Table Grid"/>
    <w:basedOn w:val="7"/>
    <w:uiPriority w:val="0"/>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8</Pages>
  <Words>5399</Words>
  <Characters>5596</Characters>
  <CharactersWithSpaces>5801</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2023-06-20T06:57:00Z</dcterms:created>
  <dc:creator>lea</dc:creator>
  <dc:description/>
  <dc:language>zh-CN</dc:language>
  <cp:lastModifiedBy/>
  <cp:lastPrinted>2021-04-14T01:21:00Z</cp:lastPrinted>
  <dcterms:modified xsi:type="dcterms:W3CDTF">2026-04-08T11:43:50Z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B97ECF6D29C34C3C9D6EE3979054022B_13</vt:lpwstr>
  </property>
  <property fmtid="{D5CDD505-2E9C-101B-9397-08002B2CF9AE}" pid="3" name="KSOProductBuildVer">
    <vt:lpwstr>2052-12.1.0.25225</vt:lpwstr>
  </property>
  <property fmtid="{D5CDD505-2E9C-101B-9397-08002B2CF9AE}" pid="4" name="KSOTemplateDocerSaveRecord">
    <vt:lpwstr>eyJoZGlkIjoiMWY2ZWJiYzEyZjc1ZTRiNmJmZjRiMDgxNTc0MWNhYTUiLCJ1c2VySWQiOiIzNDE2Nzg3NjQifQ==</vt:lpwstr>
  </property>
</Properties>
</file>